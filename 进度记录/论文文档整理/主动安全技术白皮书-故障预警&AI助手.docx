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6DADE" w14:textId="1825B0C8" w:rsidR="00674313" w:rsidRDefault="00674313" w:rsidP="00674313">
      <w:pPr>
        <w:pStyle w:val="ab"/>
        <w:adjustRightInd w:val="0"/>
        <w:snapToGrid w:val="0"/>
        <w:rPr>
          <w:rFonts w:ascii="Times New Roman" w:eastAsia="宋体" w:hAnsi="Times New Roman" w:cs="Times New Roman"/>
          <w:sz w:val="52"/>
        </w:rPr>
      </w:pPr>
    </w:p>
    <w:p w14:paraId="78FBB30F" w14:textId="77777777" w:rsidR="00674313" w:rsidRPr="00674313" w:rsidRDefault="00674313" w:rsidP="00674313"/>
    <w:p w14:paraId="7C8F887F" w14:textId="31D70A9D" w:rsidR="00674313" w:rsidRPr="00674313" w:rsidRDefault="00674313" w:rsidP="00674313">
      <w:pPr>
        <w:pStyle w:val="ab"/>
        <w:adjustRightInd w:val="0"/>
        <w:snapToGrid w:val="0"/>
        <w:rPr>
          <w:rFonts w:ascii="Times New Roman" w:eastAsia="宋体" w:hAnsi="Times New Roman" w:cs="Times New Roman"/>
          <w:sz w:val="52"/>
        </w:rPr>
      </w:pPr>
      <w:proofErr w:type="gramStart"/>
      <w:r w:rsidRPr="00B32A76">
        <w:rPr>
          <w:rFonts w:ascii="Times New Roman" w:eastAsia="宋体" w:hAnsi="Times New Roman" w:cs="Times New Roman"/>
          <w:sz w:val="52"/>
        </w:rPr>
        <w:t>科陆储能</w:t>
      </w:r>
      <w:proofErr w:type="gramEnd"/>
      <w:r w:rsidRPr="00B32A76">
        <w:rPr>
          <w:rFonts w:ascii="Times New Roman" w:eastAsia="宋体" w:hAnsi="Times New Roman" w:cs="Times New Roman"/>
          <w:sz w:val="52"/>
        </w:rPr>
        <w:t>全生命周期管理智能平台</w:t>
      </w:r>
      <w:r>
        <w:rPr>
          <w:rFonts w:ascii="Times New Roman" w:eastAsia="宋体" w:hAnsi="Times New Roman" w:cs="Times New Roman" w:hint="eastAsia"/>
          <w:sz w:val="52"/>
        </w:rPr>
        <w:t>(</w:t>
      </w:r>
      <w:r>
        <w:rPr>
          <w:rFonts w:ascii="Times New Roman" w:eastAsia="宋体" w:hAnsi="Times New Roman" w:cs="Times New Roman"/>
          <w:sz w:val="52"/>
        </w:rPr>
        <w:t>AIOPS-</w:t>
      </w:r>
      <w:r w:rsidR="00A02B19">
        <w:rPr>
          <w:rFonts w:ascii="Times New Roman" w:eastAsia="宋体" w:hAnsi="Times New Roman" w:cs="Times New Roman"/>
          <w:sz w:val="52"/>
        </w:rPr>
        <w:t>AST)</w:t>
      </w:r>
    </w:p>
    <w:p w14:paraId="41C44CCD" w14:textId="3DAA4E19" w:rsidR="00674313" w:rsidRDefault="00A02B19" w:rsidP="00674313">
      <w:pPr>
        <w:adjustRightInd w:val="0"/>
        <w:snapToGrid w:val="0"/>
        <w:jc w:val="center"/>
        <w:rPr>
          <w:rFonts w:ascii="Times New Roman" w:eastAsia="宋体" w:hAnsi="Times New Roman" w:cs="Times New Roman"/>
        </w:rPr>
      </w:pPr>
      <w:r>
        <w:rPr>
          <w:rFonts w:ascii="Times New Roman" w:eastAsia="宋体" w:hAnsi="Times New Roman" w:cs="Times New Roman" w:hint="eastAsia"/>
          <w:b/>
          <w:bCs/>
          <w:sz w:val="56"/>
          <w:szCs w:val="36"/>
        </w:rPr>
        <w:t>主动安全</w:t>
      </w:r>
      <w:r w:rsidR="002A4ABB">
        <w:rPr>
          <w:rFonts w:ascii="Times New Roman" w:eastAsia="宋体" w:hAnsi="Times New Roman" w:cs="Times New Roman" w:hint="eastAsia"/>
          <w:b/>
          <w:bCs/>
          <w:sz w:val="56"/>
          <w:szCs w:val="36"/>
        </w:rPr>
        <w:t>技术</w:t>
      </w:r>
    </w:p>
    <w:p w14:paraId="36167640" w14:textId="77777777" w:rsidR="00674313" w:rsidRPr="00126F46" w:rsidRDefault="00674313" w:rsidP="00674313">
      <w:pPr>
        <w:adjustRightInd w:val="0"/>
        <w:snapToGrid w:val="0"/>
        <w:jc w:val="center"/>
        <w:rPr>
          <w:rFonts w:ascii="Times New Roman" w:eastAsia="宋体" w:hAnsi="Times New Roman" w:cs="Times New Roman"/>
        </w:rPr>
      </w:pPr>
    </w:p>
    <w:p w14:paraId="418BB569" w14:textId="61AD8756" w:rsidR="00674313" w:rsidRPr="00674313" w:rsidRDefault="00674313" w:rsidP="00674313">
      <w:pPr>
        <w:adjustRightInd w:val="0"/>
        <w:snapToGrid w:val="0"/>
        <w:jc w:val="center"/>
        <w:rPr>
          <w:rFonts w:ascii="Times New Roman" w:eastAsia="宋体" w:hAnsi="Times New Roman" w:cs="Times New Roman"/>
        </w:rPr>
      </w:pPr>
    </w:p>
    <w:p w14:paraId="6D9F5B5A" w14:textId="3F2304C3" w:rsidR="00674313" w:rsidRPr="00126F46" w:rsidRDefault="00674313" w:rsidP="00674313">
      <w:pPr>
        <w:pStyle w:val="ab"/>
        <w:adjustRightInd w:val="0"/>
        <w:snapToGrid w:val="0"/>
        <w:ind w:left="480"/>
        <w:rPr>
          <w:rFonts w:ascii="Times New Roman" w:eastAsia="宋体" w:hAnsi="Times New Roman" w:cs="Times New Roman"/>
        </w:rPr>
      </w:pPr>
      <w:r w:rsidRPr="00126F46">
        <w:rPr>
          <w:rFonts w:ascii="Times New Roman" w:eastAsia="宋体" w:hAnsi="Times New Roman" w:cs="Times New Roman"/>
        </w:rPr>
        <w:t>白皮书</w:t>
      </w:r>
    </w:p>
    <w:p w14:paraId="592DDA96" w14:textId="0AACD7D2" w:rsidR="00674313" w:rsidRDefault="00674313" w:rsidP="00674313">
      <w:pPr>
        <w:adjustRightInd w:val="0"/>
        <w:snapToGrid w:val="0"/>
        <w:jc w:val="center"/>
        <w:rPr>
          <w:rFonts w:ascii="Times New Roman" w:eastAsia="宋体" w:hAnsi="Times New Roman" w:cs="Times New Roman"/>
        </w:rPr>
      </w:pPr>
    </w:p>
    <w:p w14:paraId="23E03742" w14:textId="6BB499A5" w:rsidR="00674313" w:rsidRDefault="00674313" w:rsidP="00674313">
      <w:pPr>
        <w:adjustRightInd w:val="0"/>
        <w:snapToGrid w:val="0"/>
        <w:jc w:val="center"/>
        <w:rPr>
          <w:rFonts w:ascii="Times New Roman" w:eastAsia="宋体" w:hAnsi="Times New Roman" w:cs="Times New Roman"/>
        </w:rPr>
      </w:pPr>
    </w:p>
    <w:p w14:paraId="0A773167" w14:textId="550D0593" w:rsidR="00674313" w:rsidRDefault="00674313" w:rsidP="00674313">
      <w:pPr>
        <w:adjustRightInd w:val="0"/>
        <w:snapToGrid w:val="0"/>
        <w:jc w:val="center"/>
        <w:rPr>
          <w:rFonts w:ascii="Times New Roman" w:eastAsia="宋体" w:hAnsi="Times New Roman" w:cs="Times New Roman"/>
        </w:rPr>
      </w:pPr>
    </w:p>
    <w:p w14:paraId="6F9BB742" w14:textId="43D25D88" w:rsidR="007838FC" w:rsidRDefault="007838FC" w:rsidP="00674313">
      <w:pPr>
        <w:adjustRightInd w:val="0"/>
        <w:snapToGrid w:val="0"/>
        <w:jc w:val="center"/>
        <w:rPr>
          <w:rFonts w:ascii="Times New Roman" w:eastAsia="宋体" w:hAnsi="Times New Roman" w:cs="Times New Roman"/>
        </w:rPr>
      </w:pPr>
    </w:p>
    <w:p w14:paraId="785AFC4D" w14:textId="77777777" w:rsidR="007838FC" w:rsidRDefault="007838FC" w:rsidP="00674313">
      <w:pPr>
        <w:adjustRightInd w:val="0"/>
        <w:snapToGrid w:val="0"/>
        <w:jc w:val="center"/>
        <w:rPr>
          <w:rFonts w:ascii="Times New Roman" w:eastAsia="宋体" w:hAnsi="Times New Roman" w:cs="Times New Roman"/>
        </w:rPr>
      </w:pPr>
    </w:p>
    <w:p w14:paraId="655E8B12" w14:textId="77777777" w:rsidR="00674313" w:rsidRDefault="00674313" w:rsidP="00674313">
      <w:pPr>
        <w:adjustRightInd w:val="0"/>
        <w:snapToGrid w:val="0"/>
        <w:jc w:val="center"/>
        <w:rPr>
          <w:rFonts w:ascii="Times New Roman" w:eastAsia="宋体" w:hAnsi="Times New Roman" w:cs="Times New Roman"/>
        </w:rPr>
      </w:pPr>
    </w:p>
    <w:p w14:paraId="3E19515B" w14:textId="6C52EE17" w:rsidR="00674313" w:rsidRDefault="00674313" w:rsidP="00674313">
      <w:pPr>
        <w:adjustRightInd w:val="0"/>
        <w:snapToGrid w:val="0"/>
        <w:jc w:val="center"/>
        <w:rPr>
          <w:rFonts w:ascii="Times New Roman" w:eastAsia="宋体" w:hAnsi="Times New Roman" w:cs="Times New Roman"/>
        </w:rPr>
      </w:pPr>
    </w:p>
    <w:p w14:paraId="4484E6FC" w14:textId="77777777" w:rsidR="00674313" w:rsidRPr="00126F46" w:rsidRDefault="00674313" w:rsidP="00674313">
      <w:pPr>
        <w:adjustRightInd w:val="0"/>
        <w:snapToGrid w:val="0"/>
        <w:jc w:val="center"/>
        <w:rPr>
          <w:rFonts w:ascii="Times New Roman" w:eastAsia="宋体" w:hAnsi="Times New Roman" w:cs="Times New Roman"/>
        </w:rPr>
      </w:pPr>
    </w:p>
    <w:p w14:paraId="27BB478D" w14:textId="77777777" w:rsidR="00674313" w:rsidRPr="00126F46" w:rsidRDefault="00674313" w:rsidP="00674313">
      <w:pPr>
        <w:adjustRightInd w:val="0"/>
        <w:snapToGrid w:val="0"/>
        <w:jc w:val="center"/>
        <w:rPr>
          <w:rFonts w:ascii="Times New Roman" w:eastAsia="宋体" w:hAnsi="Times New Roman" w:cs="Times New Roman"/>
        </w:rPr>
      </w:pPr>
    </w:p>
    <w:p w14:paraId="56B4ADDC" w14:textId="77777777" w:rsidR="00674313" w:rsidRPr="00126F46" w:rsidRDefault="00674313" w:rsidP="00674313">
      <w:pPr>
        <w:adjustRightInd w:val="0"/>
        <w:snapToGrid w:val="0"/>
        <w:jc w:val="center"/>
        <w:rPr>
          <w:rFonts w:ascii="Times New Roman" w:eastAsia="宋体" w:hAnsi="Times New Roman" w:cs="Times New Roman"/>
          <w:b/>
          <w:bCs/>
          <w:sz w:val="36"/>
          <w:szCs w:val="36"/>
        </w:rPr>
      </w:pPr>
      <w:r w:rsidRPr="00126F46">
        <w:rPr>
          <w:rFonts w:ascii="Times New Roman" w:eastAsia="宋体" w:hAnsi="Times New Roman" w:cs="Times New Roman"/>
          <w:b/>
          <w:bCs/>
          <w:sz w:val="36"/>
          <w:szCs w:val="36"/>
        </w:rPr>
        <w:t>编写：叶托</w:t>
      </w:r>
    </w:p>
    <w:p w14:paraId="18586892" w14:textId="6B112E73" w:rsidR="00674313" w:rsidRPr="00192315" w:rsidRDefault="00674313" w:rsidP="00674313">
      <w:pPr>
        <w:adjustRightInd w:val="0"/>
        <w:snapToGrid w:val="0"/>
        <w:jc w:val="center"/>
        <w:rPr>
          <w:rFonts w:ascii="Times New Roman" w:eastAsia="宋体" w:hAnsi="Times New Roman" w:cs="Times New Roman"/>
          <w:b/>
          <w:bCs/>
          <w:sz w:val="36"/>
          <w:szCs w:val="36"/>
        </w:rPr>
      </w:pPr>
    </w:p>
    <w:p w14:paraId="0D2FD01E" w14:textId="7E4FB662" w:rsidR="00674313" w:rsidRDefault="00674313" w:rsidP="00674313">
      <w:pPr>
        <w:adjustRightInd w:val="0"/>
        <w:snapToGrid w:val="0"/>
        <w:jc w:val="center"/>
        <w:rPr>
          <w:rFonts w:ascii="Times New Roman" w:eastAsia="宋体" w:hAnsi="Times New Roman" w:cs="Times New Roman"/>
          <w:b/>
          <w:bCs/>
          <w:sz w:val="36"/>
          <w:szCs w:val="36"/>
        </w:rPr>
      </w:pPr>
    </w:p>
    <w:p w14:paraId="5314C33D" w14:textId="5E92DBE4" w:rsidR="00674313" w:rsidRDefault="00674313" w:rsidP="00674313">
      <w:pPr>
        <w:adjustRightInd w:val="0"/>
        <w:snapToGrid w:val="0"/>
        <w:jc w:val="center"/>
        <w:rPr>
          <w:rFonts w:ascii="Times New Roman" w:eastAsia="宋体" w:hAnsi="Times New Roman" w:cs="Times New Roman"/>
          <w:b/>
          <w:bCs/>
          <w:sz w:val="36"/>
          <w:szCs w:val="36"/>
        </w:rPr>
      </w:pPr>
    </w:p>
    <w:p w14:paraId="430AA6C6" w14:textId="77777777" w:rsidR="00674313" w:rsidRPr="00126F46" w:rsidRDefault="00674313" w:rsidP="00674313">
      <w:pPr>
        <w:adjustRightInd w:val="0"/>
        <w:snapToGrid w:val="0"/>
        <w:jc w:val="center"/>
        <w:rPr>
          <w:rFonts w:ascii="Times New Roman" w:eastAsia="宋体" w:hAnsi="Times New Roman" w:cs="Times New Roman"/>
          <w:b/>
          <w:bCs/>
          <w:sz w:val="36"/>
          <w:szCs w:val="36"/>
        </w:rPr>
      </w:pPr>
    </w:p>
    <w:p w14:paraId="12B07552" w14:textId="77777777" w:rsidR="00674313" w:rsidRPr="00126F46" w:rsidRDefault="00674313" w:rsidP="00674313">
      <w:pPr>
        <w:adjustRightInd w:val="0"/>
        <w:snapToGrid w:val="0"/>
        <w:jc w:val="center"/>
        <w:rPr>
          <w:rFonts w:ascii="Times New Roman" w:eastAsia="宋体" w:hAnsi="Times New Roman" w:cs="Times New Roman"/>
          <w:b/>
          <w:bCs/>
          <w:sz w:val="32"/>
          <w:szCs w:val="36"/>
        </w:rPr>
      </w:pPr>
      <w:proofErr w:type="gramStart"/>
      <w:r w:rsidRPr="00126F46">
        <w:rPr>
          <w:rFonts w:ascii="Times New Roman" w:eastAsia="宋体" w:hAnsi="Times New Roman" w:cs="Times New Roman"/>
          <w:b/>
          <w:bCs/>
          <w:sz w:val="32"/>
          <w:szCs w:val="36"/>
        </w:rPr>
        <w:t>科陆电子</w:t>
      </w:r>
      <w:proofErr w:type="gramEnd"/>
      <w:r w:rsidRPr="00126F46">
        <w:rPr>
          <w:rFonts w:ascii="Times New Roman" w:eastAsia="宋体" w:hAnsi="Times New Roman" w:cs="Times New Roman"/>
          <w:b/>
          <w:bCs/>
          <w:sz w:val="32"/>
          <w:szCs w:val="36"/>
        </w:rPr>
        <w:t>科技股份有限公司</w:t>
      </w:r>
    </w:p>
    <w:p w14:paraId="16917AD2" w14:textId="1172874F" w:rsidR="00674313" w:rsidRPr="00126F46" w:rsidRDefault="00674313" w:rsidP="00674313">
      <w:pPr>
        <w:adjustRightInd w:val="0"/>
        <w:snapToGrid w:val="0"/>
        <w:jc w:val="center"/>
        <w:rPr>
          <w:rFonts w:ascii="Times New Roman" w:eastAsia="宋体" w:hAnsi="Times New Roman" w:cs="Times New Roman"/>
          <w:b/>
          <w:bCs/>
          <w:sz w:val="32"/>
          <w:szCs w:val="36"/>
        </w:rPr>
      </w:pPr>
      <w:r w:rsidRPr="00126F46">
        <w:rPr>
          <w:rFonts w:ascii="Times New Roman" w:eastAsia="宋体" w:hAnsi="Times New Roman" w:cs="Times New Roman"/>
          <w:b/>
          <w:bCs/>
          <w:sz w:val="32"/>
          <w:szCs w:val="36"/>
        </w:rPr>
        <w:t>202</w:t>
      </w:r>
      <w:r w:rsidR="00F428C0">
        <w:rPr>
          <w:rFonts w:ascii="Times New Roman" w:eastAsia="宋体" w:hAnsi="Times New Roman" w:cs="Times New Roman"/>
          <w:b/>
          <w:bCs/>
          <w:sz w:val="32"/>
          <w:szCs w:val="36"/>
        </w:rPr>
        <w:t>6</w:t>
      </w:r>
      <w:r w:rsidRPr="00126F46">
        <w:rPr>
          <w:rFonts w:ascii="Times New Roman" w:eastAsia="宋体" w:hAnsi="Times New Roman" w:cs="Times New Roman"/>
          <w:b/>
          <w:bCs/>
          <w:sz w:val="32"/>
          <w:szCs w:val="36"/>
        </w:rPr>
        <w:t>年</w:t>
      </w:r>
      <w:r w:rsidR="00F428C0">
        <w:rPr>
          <w:rFonts w:ascii="Times New Roman" w:eastAsia="宋体" w:hAnsi="Times New Roman" w:cs="Times New Roman"/>
          <w:b/>
          <w:bCs/>
          <w:sz w:val="32"/>
          <w:szCs w:val="36"/>
        </w:rPr>
        <w:t>01</w:t>
      </w:r>
      <w:r w:rsidRPr="00126F46">
        <w:rPr>
          <w:rFonts w:ascii="Times New Roman" w:eastAsia="宋体" w:hAnsi="Times New Roman" w:cs="Times New Roman"/>
          <w:b/>
          <w:bCs/>
          <w:sz w:val="32"/>
          <w:szCs w:val="36"/>
        </w:rPr>
        <w:t>月</w:t>
      </w:r>
    </w:p>
    <w:p w14:paraId="2C38928A" w14:textId="66218E52" w:rsidR="00674313" w:rsidRDefault="00674313" w:rsidP="00AE27A6">
      <w:pPr>
        <w:jc w:val="center"/>
        <w:rPr>
          <w:rFonts w:ascii="仿宋" w:eastAsia="仿宋" w:hAnsi="仿宋"/>
          <w:b/>
          <w:sz w:val="28"/>
        </w:rPr>
      </w:pPr>
    </w:p>
    <w:p w14:paraId="305DDD4C" w14:textId="1BFF699B" w:rsidR="00674313" w:rsidRDefault="00674313" w:rsidP="00AE27A6">
      <w:pPr>
        <w:jc w:val="center"/>
        <w:rPr>
          <w:rFonts w:ascii="仿宋" w:eastAsia="仿宋" w:hAnsi="仿宋"/>
          <w:b/>
          <w:sz w:val="28"/>
        </w:rPr>
      </w:pPr>
    </w:p>
    <w:p w14:paraId="75CC1C61" w14:textId="4E5EEC36" w:rsidR="004A4141" w:rsidRPr="00E83AC0" w:rsidRDefault="00E83AC0" w:rsidP="00504416">
      <w:pPr>
        <w:pStyle w:val="1"/>
      </w:pPr>
      <w:bookmarkStart w:id="0" w:name="_Hlk219563584"/>
      <w:r>
        <w:rPr>
          <w:rFonts w:hint="eastAsia"/>
        </w:rPr>
        <w:lastRenderedPageBreak/>
        <w:t>一、</w:t>
      </w:r>
      <w:r w:rsidR="004A4141" w:rsidRPr="00E83AC0">
        <w:t>前言</w:t>
      </w:r>
    </w:p>
    <w:p w14:paraId="57A1AFA5" w14:textId="7DABB740" w:rsidR="00E83AC0" w:rsidRPr="005424EC" w:rsidRDefault="00E83AC0" w:rsidP="004F1A44">
      <w:pPr>
        <w:widowControl/>
        <w:ind w:firstLine="420"/>
        <w:jc w:val="left"/>
        <w:rPr>
          <w:rFonts w:ascii="仿宋" w:eastAsia="仿宋" w:hAnsi="仿宋"/>
        </w:rPr>
      </w:pPr>
      <w:r w:rsidRPr="004F1A44">
        <w:rPr>
          <w:rFonts w:ascii="仿宋" w:eastAsia="仿宋" w:hAnsi="仿宋"/>
        </w:rPr>
        <w:t>随着全球能源结构转型加速推进，储能技术已成为构建新型电力系统的核心枢纽，是实现高比例新能源消纳的关键支撑。储能行业正经历规模化扩张与技术快速迭代的历史性阶段。截至2025年，中国新型储能累计装机规模已突破101.3GW，同比增幅高达110%。储能电站单体规模不断扩大，10万千瓦及以上项目装机占比已达62.3%。这种集中化、大型化发展趋势对安全管理提出了极高要求。然而，安全问题已成为制约行业健康发展的瓶颈制约。2017年11月至2024年9月期间，全球共发生90起锂电池储能电站起火或爆炸事故，且呈逐年上升趋势。全球范围内储能电站火灾爆炸事故频发，不仅造成巨大经济损失，更危及人员安全和社会稳定。</w:t>
      </w:r>
      <w:r w:rsidR="005424EC" w:rsidRPr="00B452BB">
        <w:rPr>
          <w:rFonts w:ascii="仿宋" w:eastAsia="仿宋" w:hAnsi="仿宋" w:cs="Arial" w:hint="eastAsia"/>
          <w:color w:val="222222"/>
          <w:szCs w:val="24"/>
          <w:shd w:val="clear" w:color="auto" w:fill="FFFFFF"/>
        </w:rPr>
        <w:t>图</w:t>
      </w:r>
      <w:r w:rsidR="005424EC" w:rsidRPr="00B452BB">
        <w:rPr>
          <w:rFonts w:ascii="仿宋" w:eastAsia="仿宋" w:hAnsi="仿宋" w:cs="Arial"/>
          <w:color w:val="222222"/>
          <w:szCs w:val="24"/>
          <w:shd w:val="clear" w:color="auto" w:fill="FFFFFF"/>
        </w:rPr>
        <w:t>1</w:t>
      </w:r>
      <w:r w:rsidR="005424EC" w:rsidRPr="00B452BB">
        <w:rPr>
          <w:rFonts w:ascii="仿宋" w:eastAsia="仿宋" w:hAnsi="仿宋" w:cs="Arial" w:hint="eastAsia"/>
          <w:color w:val="222222"/>
          <w:szCs w:val="24"/>
          <w:shd w:val="clear" w:color="auto" w:fill="FFFFFF"/>
        </w:rPr>
        <w:t>统计了2</w:t>
      </w:r>
      <w:r w:rsidR="005424EC" w:rsidRPr="00B452BB">
        <w:rPr>
          <w:rFonts w:ascii="仿宋" w:eastAsia="仿宋" w:hAnsi="仿宋" w:cs="Arial"/>
          <w:color w:val="222222"/>
          <w:szCs w:val="24"/>
          <w:shd w:val="clear" w:color="auto" w:fill="FFFFFF"/>
        </w:rPr>
        <w:t>0</w:t>
      </w:r>
      <w:r w:rsidR="005424EC" w:rsidRPr="00B452BB">
        <w:rPr>
          <w:rFonts w:ascii="仿宋" w:eastAsia="仿宋" w:hAnsi="仿宋" w:cs="Arial" w:hint="eastAsia"/>
          <w:color w:val="222222"/>
          <w:szCs w:val="24"/>
          <w:shd w:val="clear" w:color="auto" w:fill="FFFFFF"/>
        </w:rPr>
        <w:t>0</w:t>
      </w:r>
      <w:r w:rsidR="005424EC" w:rsidRPr="00B452BB">
        <w:rPr>
          <w:rFonts w:ascii="仿宋" w:eastAsia="仿宋" w:hAnsi="仿宋" w:cs="Arial"/>
          <w:color w:val="222222"/>
          <w:szCs w:val="24"/>
          <w:shd w:val="clear" w:color="auto" w:fill="FFFFFF"/>
        </w:rPr>
        <w:t>9</w:t>
      </w:r>
      <w:r w:rsidR="005424EC" w:rsidRPr="00B452BB">
        <w:rPr>
          <w:rFonts w:ascii="仿宋" w:eastAsia="仿宋" w:hAnsi="仿宋" w:cs="Arial" w:hint="eastAsia"/>
          <w:color w:val="222222"/>
          <w:szCs w:val="24"/>
          <w:shd w:val="clear" w:color="auto" w:fill="FFFFFF"/>
        </w:rPr>
        <w:t>年至2</w:t>
      </w:r>
      <w:r w:rsidR="005424EC" w:rsidRPr="00B452BB">
        <w:rPr>
          <w:rFonts w:ascii="仿宋" w:eastAsia="仿宋" w:hAnsi="仿宋" w:cs="Arial"/>
          <w:color w:val="222222"/>
          <w:szCs w:val="24"/>
          <w:shd w:val="clear" w:color="auto" w:fill="FFFFFF"/>
        </w:rPr>
        <w:t>024</w:t>
      </w:r>
      <w:r w:rsidR="005424EC" w:rsidRPr="00B452BB">
        <w:rPr>
          <w:rFonts w:ascii="仿宋" w:eastAsia="仿宋" w:hAnsi="仿宋" w:cs="Arial" w:hint="eastAsia"/>
          <w:color w:val="222222"/>
          <w:szCs w:val="24"/>
          <w:shd w:val="clear" w:color="auto" w:fill="FFFFFF"/>
        </w:rPr>
        <w:t>年全球储能系统相关事故数量，呈现整体上升趋势，且2</w:t>
      </w:r>
      <w:r w:rsidR="005424EC" w:rsidRPr="00B452BB">
        <w:rPr>
          <w:rFonts w:ascii="仿宋" w:eastAsia="仿宋" w:hAnsi="仿宋" w:cs="Arial"/>
          <w:color w:val="222222"/>
          <w:szCs w:val="24"/>
          <w:shd w:val="clear" w:color="auto" w:fill="FFFFFF"/>
        </w:rPr>
        <w:t>024</w:t>
      </w:r>
      <w:r w:rsidR="005424EC" w:rsidRPr="00B452BB">
        <w:rPr>
          <w:rFonts w:ascii="仿宋" w:eastAsia="仿宋" w:hAnsi="仿宋" w:cs="Arial" w:hint="eastAsia"/>
          <w:color w:val="222222"/>
          <w:szCs w:val="24"/>
          <w:shd w:val="clear" w:color="auto" w:fill="FFFFFF"/>
        </w:rPr>
        <w:t>年</w:t>
      </w:r>
      <w:proofErr w:type="gramStart"/>
      <w:r w:rsidR="005424EC" w:rsidRPr="00B452BB">
        <w:rPr>
          <w:rFonts w:ascii="仿宋" w:eastAsia="仿宋" w:hAnsi="仿宋" w:cs="Arial" w:hint="eastAsia"/>
          <w:color w:val="222222"/>
          <w:szCs w:val="24"/>
          <w:shd w:val="clear" w:color="auto" w:fill="FFFFFF"/>
        </w:rPr>
        <w:t>前十月</w:t>
      </w:r>
      <w:proofErr w:type="gramEnd"/>
      <w:r w:rsidR="005424EC" w:rsidRPr="00B452BB">
        <w:rPr>
          <w:rFonts w:ascii="仿宋" w:eastAsia="仿宋" w:hAnsi="仿宋" w:cs="Arial" w:hint="eastAsia"/>
          <w:color w:val="222222"/>
          <w:szCs w:val="24"/>
          <w:shd w:val="clear" w:color="auto" w:fill="FFFFFF"/>
        </w:rPr>
        <w:t>事故已经超过2</w:t>
      </w:r>
      <w:r w:rsidR="005424EC" w:rsidRPr="00B452BB">
        <w:rPr>
          <w:rFonts w:ascii="仿宋" w:eastAsia="仿宋" w:hAnsi="仿宋" w:cs="Arial"/>
          <w:color w:val="222222"/>
          <w:szCs w:val="24"/>
          <w:shd w:val="clear" w:color="auto" w:fill="FFFFFF"/>
        </w:rPr>
        <w:t>023</w:t>
      </w:r>
      <w:r w:rsidR="005424EC" w:rsidRPr="00B452BB">
        <w:rPr>
          <w:rFonts w:ascii="仿宋" w:eastAsia="仿宋" w:hAnsi="仿宋" w:cs="Arial" w:hint="eastAsia"/>
          <w:color w:val="222222"/>
          <w:szCs w:val="24"/>
          <w:shd w:val="clear" w:color="auto" w:fill="FFFFFF"/>
        </w:rPr>
        <w:t>年全年。</w:t>
      </w:r>
      <w:r w:rsidR="005424EC" w:rsidRPr="005424EC">
        <w:rPr>
          <w:rFonts w:ascii="仿宋" w:eastAsia="仿宋" w:hAnsi="仿宋" w:cs="Arial"/>
          <w:color w:val="222222"/>
          <w:szCs w:val="24"/>
          <w:shd w:val="clear" w:color="auto" w:fill="FFFFFF"/>
        </w:rPr>
        <w:t>图2统计了各设备故障导致非计划停运次数和单次停运时长。</w:t>
      </w:r>
    </w:p>
    <w:p w14:paraId="2B118EEC" w14:textId="31350EE6" w:rsidR="00E83AC0" w:rsidRDefault="00E83AC0" w:rsidP="004F1A44">
      <w:pPr>
        <w:widowControl/>
        <w:ind w:firstLine="420"/>
        <w:jc w:val="left"/>
        <w:rPr>
          <w:rFonts w:ascii="仿宋" w:eastAsia="仿宋" w:hAnsi="仿宋"/>
        </w:rPr>
      </w:pPr>
      <w:r w:rsidRPr="004F1A44">
        <w:rPr>
          <w:rFonts w:ascii="仿宋" w:eastAsia="仿宋" w:hAnsi="仿宋"/>
        </w:rPr>
        <w:t>传统安全体系主要依赖本征安全（电池本体安全性）和被动安全（事故后消防措施），这两种方式分别致力于"从源头降低事故概率"和"事故后减轻损失"，但均无法实现事故前干预。行业亟需转向事前预警、主动防御的新范式。本白皮书系统阐述了我公司创新的CLOU-AST（Cloud-based Active Safety Technology）主动安全技术体系，旨在通过多维度感知、智能算法分析和预测性干预，为储能</w:t>
      </w:r>
      <w:r w:rsidRPr="004F1A44">
        <w:rPr>
          <w:rFonts w:ascii="仿宋" w:eastAsia="仿宋" w:hAnsi="仿宋" w:hint="eastAsia"/>
        </w:rPr>
        <w:t>电站</w:t>
      </w:r>
      <w:r w:rsidRPr="004F1A44">
        <w:rPr>
          <w:rFonts w:ascii="仿宋" w:eastAsia="仿宋" w:hAnsi="仿宋"/>
        </w:rPr>
        <w:t>提供全生命周期、多层级的安全保障解决方案，</w:t>
      </w:r>
      <w:r w:rsidRPr="004F1A44">
        <w:rPr>
          <w:rFonts w:ascii="仿宋" w:eastAsia="仿宋" w:hAnsi="仿宋" w:hint="eastAsia"/>
        </w:rPr>
        <w:t>助力储能产业高质量可持续发展和</w:t>
      </w:r>
      <w:r w:rsidRPr="004F1A44">
        <w:rPr>
          <w:rFonts w:ascii="仿宋" w:eastAsia="仿宋" w:hAnsi="仿宋"/>
        </w:rPr>
        <w:t>全球能源转型安全有序推进。</w:t>
      </w:r>
    </w:p>
    <w:p w14:paraId="5B8956AF" w14:textId="2E71D349" w:rsidR="00257FF7" w:rsidRDefault="00257FF7" w:rsidP="004F1A44">
      <w:pPr>
        <w:widowControl/>
        <w:ind w:firstLine="420"/>
        <w:jc w:val="left"/>
        <w:rPr>
          <w:rFonts w:ascii="仿宋" w:eastAsia="仿宋" w:hAnsi="仿宋"/>
          <w:b/>
          <w:color w:val="FF0000"/>
        </w:rPr>
      </w:pPr>
      <w:r w:rsidRPr="00257FF7">
        <w:rPr>
          <w:rFonts w:ascii="仿宋" w:eastAsia="仿宋" w:hAnsi="仿宋" w:hint="eastAsia"/>
          <w:b/>
          <w:color w:val="FF0000"/>
        </w:rPr>
        <w:t>补一张</w:t>
      </w:r>
      <w:r w:rsidR="003B4C8E">
        <w:rPr>
          <w:rFonts w:ascii="仿宋" w:eastAsia="仿宋" w:hAnsi="仿宋" w:hint="eastAsia"/>
          <w:b/>
          <w:color w:val="FF0000"/>
        </w:rPr>
        <w:t>储能</w:t>
      </w:r>
      <w:r>
        <w:rPr>
          <w:rFonts w:ascii="仿宋" w:eastAsia="仿宋" w:hAnsi="仿宋" w:hint="eastAsia"/>
          <w:b/>
          <w:color w:val="FF0000"/>
        </w:rPr>
        <w:t>体量发展</w:t>
      </w:r>
      <w:r w:rsidRPr="00257FF7">
        <w:rPr>
          <w:rFonts w:ascii="仿宋" w:eastAsia="仿宋" w:hAnsi="仿宋" w:hint="eastAsia"/>
          <w:b/>
          <w:color w:val="FF0000"/>
        </w:rPr>
        <w:t>图</w:t>
      </w:r>
    </w:p>
    <w:p w14:paraId="4874730E" w14:textId="77777777" w:rsidR="005424EC" w:rsidRPr="00B452BB" w:rsidRDefault="005424EC" w:rsidP="005424EC">
      <w:pPr>
        <w:spacing w:line="360" w:lineRule="auto"/>
        <w:jc w:val="center"/>
        <w:rPr>
          <w:rFonts w:ascii="仿宋" w:eastAsia="仿宋" w:hAnsi="仿宋" w:cs="Arial"/>
          <w:color w:val="222222"/>
          <w:szCs w:val="24"/>
          <w:shd w:val="clear" w:color="auto" w:fill="FFFFFF"/>
        </w:rPr>
      </w:pPr>
      <w:r w:rsidRPr="00B452BB">
        <w:rPr>
          <w:rFonts w:ascii="仿宋" w:eastAsia="仿宋" w:hAnsi="仿宋"/>
          <w:noProof/>
          <w:szCs w:val="24"/>
        </w:rPr>
        <w:drawing>
          <wp:inline distT="0" distB="0" distL="0" distR="0" wp14:anchorId="5A77D662" wp14:editId="426861E4">
            <wp:extent cx="3323672" cy="1144894"/>
            <wp:effectExtent l="0" t="0" r="0" b="0"/>
            <wp:docPr id="76" name="图片 75">
              <a:extLst xmlns:a="http://schemas.openxmlformats.org/drawingml/2006/main">
                <a:ext uri="{FF2B5EF4-FFF2-40B4-BE49-F238E27FC236}">
                  <a16:creationId xmlns:a16="http://schemas.microsoft.com/office/drawing/2014/main" id="{44B6A405-27C0-48DC-89D9-24B5B09F61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5">
                      <a:extLst>
                        <a:ext uri="{FF2B5EF4-FFF2-40B4-BE49-F238E27FC236}">
                          <a16:creationId xmlns:a16="http://schemas.microsoft.com/office/drawing/2014/main" id="{44B6A405-27C0-48DC-89D9-24B5B09F612D}"/>
                        </a:ext>
                      </a:extLst>
                    </pic:cNvPr>
                    <pic:cNvPicPr>
                      <a:picLocks noChangeAspect="1"/>
                    </pic:cNvPicPr>
                  </pic:nvPicPr>
                  <pic:blipFill rotWithShape="1">
                    <a:blip r:embed="rId8"/>
                    <a:srcRect t="8336"/>
                    <a:stretch/>
                  </pic:blipFill>
                  <pic:spPr bwMode="auto">
                    <a:xfrm>
                      <a:off x="0" y="0"/>
                      <a:ext cx="3434890" cy="1183205"/>
                    </a:xfrm>
                    <a:prstGeom prst="rect">
                      <a:avLst/>
                    </a:prstGeom>
                    <a:ln>
                      <a:noFill/>
                    </a:ln>
                    <a:extLst>
                      <a:ext uri="{53640926-AAD7-44D8-BBD7-CCE9431645EC}">
                        <a14:shadowObscured xmlns:a14="http://schemas.microsoft.com/office/drawing/2010/main"/>
                      </a:ext>
                    </a:extLst>
                  </pic:spPr>
                </pic:pic>
              </a:graphicData>
            </a:graphic>
          </wp:inline>
        </w:drawing>
      </w:r>
    </w:p>
    <w:p w14:paraId="366EB967" w14:textId="77777777" w:rsidR="005424EC" w:rsidRPr="00B452BB" w:rsidRDefault="005424EC" w:rsidP="005424EC">
      <w:pPr>
        <w:spacing w:line="360" w:lineRule="auto"/>
        <w:ind w:firstLineChars="200" w:firstLine="420"/>
        <w:jc w:val="center"/>
        <w:rPr>
          <w:rFonts w:ascii="仿宋" w:eastAsia="仿宋" w:hAnsi="仿宋" w:cs="Arial"/>
          <w:color w:val="222222"/>
          <w:szCs w:val="24"/>
          <w:shd w:val="clear" w:color="auto" w:fill="FFFFFF"/>
        </w:rPr>
      </w:pPr>
      <w:r w:rsidRPr="00B452BB">
        <w:rPr>
          <w:rFonts w:ascii="仿宋" w:eastAsia="仿宋" w:hAnsi="仿宋" w:cs="Arial" w:hint="eastAsia"/>
          <w:color w:val="222222"/>
          <w:szCs w:val="24"/>
          <w:shd w:val="clear" w:color="auto" w:fill="FFFFFF"/>
        </w:rPr>
        <w:t>图1</w:t>
      </w:r>
      <w:r w:rsidRPr="00B452BB">
        <w:rPr>
          <w:rFonts w:ascii="仿宋" w:eastAsia="仿宋" w:hAnsi="仿宋" w:cs="Arial"/>
          <w:color w:val="222222"/>
          <w:szCs w:val="24"/>
          <w:shd w:val="clear" w:color="auto" w:fill="FFFFFF"/>
        </w:rPr>
        <w:t xml:space="preserve"> </w:t>
      </w:r>
      <w:r w:rsidRPr="00B452BB">
        <w:rPr>
          <w:rFonts w:ascii="仿宋" w:eastAsia="仿宋" w:hAnsi="仿宋" w:cs="Arial" w:hint="eastAsia"/>
          <w:color w:val="222222"/>
          <w:szCs w:val="24"/>
          <w:shd w:val="clear" w:color="auto" w:fill="FFFFFF"/>
        </w:rPr>
        <w:t>全球储能系统相关事故统计</w:t>
      </w:r>
    </w:p>
    <w:p w14:paraId="50CB6BAD" w14:textId="77777777" w:rsidR="005424EC" w:rsidRPr="00B452BB" w:rsidRDefault="005424EC" w:rsidP="005424EC">
      <w:pPr>
        <w:spacing w:line="360" w:lineRule="auto"/>
        <w:ind w:firstLineChars="200" w:firstLine="420"/>
        <w:rPr>
          <w:rFonts w:ascii="仿宋" w:eastAsia="仿宋" w:hAnsi="仿宋" w:cs="Arial"/>
          <w:color w:val="222222"/>
          <w:szCs w:val="24"/>
          <w:shd w:val="clear" w:color="auto" w:fill="FFFFFF"/>
        </w:rPr>
      </w:pPr>
      <w:r w:rsidRPr="00B452BB">
        <w:rPr>
          <w:rFonts w:ascii="仿宋" w:eastAsia="仿宋" w:hAnsi="仿宋"/>
          <w:noProof/>
          <w:szCs w:val="24"/>
        </w:rPr>
        <mc:AlternateContent>
          <mc:Choice Requires="wpg">
            <w:drawing>
              <wp:anchor distT="0" distB="0" distL="114300" distR="114300" simplePos="0" relativeHeight="251669504" behindDoc="0" locked="0" layoutInCell="1" allowOverlap="1" wp14:anchorId="39803E12" wp14:editId="07DA1501">
                <wp:simplePos x="0" y="0"/>
                <wp:positionH relativeFrom="margin">
                  <wp:posOffset>1885951</wp:posOffset>
                </wp:positionH>
                <wp:positionV relativeFrom="paragraph">
                  <wp:posOffset>89535</wp:posOffset>
                </wp:positionV>
                <wp:extent cx="1968500" cy="1299442"/>
                <wp:effectExtent l="19050" t="19050" r="12700" b="15240"/>
                <wp:wrapNone/>
                <wp:docPr id="13" name="组合 6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968500" cy="1299442"/>
                          <a:chOff x="0" y="0"/>
                          <a:chExt cx="6859" cy="3681"/>
                        </a:xfrm>
                      </wpg:grpSpPr>
                      <pic:pic xmlns:pic="http://schemas.openxmlformats.org/drawingml/2006/picture">
                        <pic:nvPicPr>
                          <pic:cNvPr id="14" name="图片 14"/>
                          <pic:cNvPicPr>
                            <a:picLocks noChangeAspect="1"/>
                          </pic:cNvPicPr>
                        </pic:nvPicPr>
                        <pic:blipFill>
                          <a:blip r:embed="rId9"/>
                          <a:stretch>
                            <a:fillRect/>
                          </a:stretch>
                        </pic:blipFill>
                        <pic:spPr>
                          <a:xfrm>
                            <a:off x="0" y="0"/>
                            <a:ext cx="6859" cy="3215"/>
                          </a:xfrm>
                          <a:prstGeom prst="rect">
                            <a:avLst/>
                          </a:prstGeom>
                          <a:ln>
                            <a:solidFill>
                              <a:schemeClr val="bg1">
                                <a:lumMod val="75000"/>
                              </a:schemeClr>
                            </a:solidFill>
                          </a:ln>
                        </pic:spPr>
                      </pic:pic>
                      <pic:pic xmlns:pic="http://schemas.openxmlformats.org/drawingml/2006/picture">
                        <pic:nvPicPr>
                          <pic:cNvPr id="15" name="图片 15"/>
                          <pic:cNvPicPr>
                            <a:picLocks noChangeAspect="1"/>
                          </pic:cNvPicPr>
                        </pic:nvPicPr>
                        <pic:blipFill>
                          <a:blip r:embed="rId10"/>
                          <a:stretch>
                            <a:fillRect/>
                          </a:stretch>
                        </pic:blipFill>
                        <pic:spPr>
                          <a:xfrm>
                            <a:off x="129" y="3316"/>
                            <a:ext cx="6583" cy="365"/>
                          </a:xfrm>
                          <a:prstGeom prst="rect">
                            <a:avLst/>
                          </a:prstGeom>
                          <a:ln>
                            <a:solidFill>
                              <a:schemeClr val="bg1">
                                <a:lumMod val="75000"/>
                              </a:schemeClr>
                            </a:solidFill>
                          </a:ln>
                        </pic:spPr>
                      </pic:pic>
                    </wpg:wgp>
                  </a:graphicData>
                </a:graphic>
                <wp14:sizeRelH relativeFrom="margin">
                  <wp14:pctWidth>0</wp14:pctWidth>
                </wp14:sizeRelH>
                <wp14:sizeRelV relativeFrom="margin">
                  <wp14:pctHeight>0</wp14:pctHeight>
                </wp14:sizeRelV>
              </wp:anchor>
            </w:drawing>
          </mc:Choice>
          <mc:Fallback>
            <w:pict>
              <v:group w14:anchorId="37506C36" id="组合 65" o:spid="_x0000_s1026" style="position:absolute;left:0;text-align:left;margin-left:148.5pt;margin-top:7.05pt;width:155pt;height:102.3pt;z-index:251669504;mso-position-horizontal-relative:margin;mso-width-relative:margin;mso-height-relative:margin" coordsize="6859,36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 o:spid="_x0000_s1027" type="#_x0000_t75" style="position:absolute;width:6859;height:32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" stroked="t" strokecolor="#bfbfbf [2412]">
                  <v:imagedata r:id="rId11" o:title=""/>
                  <v:path arrowok="t"/>
                </v:shape>
                <v:shape id="图片 15" o:spid="_x0000_s1028" type="#_x0000_t75" style="position:absolute;left:129;top:3316;width:6583;height: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" stroked="t" strokecolor="#bfbfbf [2412]">
                  <v:imagedata r:id="rId12" o:title=""/>
                  <v:path arrowok="t"/>
                </v:shape>
                <w10:wrap anchorx="margin"/>
              </v:group>
            </w:pict>
          </mc:Fallback>
        </mc:AlternateContent>
      </w:r>
    </w:p>
    <w:p w14:paraId="26EE9BB9" w14:textId="77777777" w:rsidR="005424EC" w:rsidRPr="00B452BB" w:rsidRDefault="005424EC" w:rsidP="005424EC">
      <w:pPr>
        <w:spacing w:line="360" w:lineRule="auto"/>
        <w:ind w:firstLineChars="200" w:firstLine="420"/>
        <w:rPr>
          <w:rFonts w:ascii="仿宋" w:eastAsia="仿宋" w:hAnsi="仿宋" w:cs="Arial"/>
          <w:color w:val="222222"/>
          <w:szCs w:val="24"/>
          <w:shd w:val="clear" w:color="auto" w:fill="FFFFFF"/>
        </w:rPr>
      </w:pPr>
    </w:p>
    <w:p w14:paraId="2AD8D3D0" w14:textId="77777777" w:rsidR="005424EC" w:rsidRPr="00B452BB" w:rsidRDefault="005424EC" w:rsidP="005424EC">
      <w:pPr>
        <w:spacing w:line="360" w:lineRule="auto"/>
        <w:ind w:firstLineChars="200" w:firstLine="420"/>
        <w:rPr>
          <w:rFonts w:ascii="仿宋" w:eastAsia="仿宋" w:hAnsi="仿宋" w:cs="Arial"/>
          <w:color w:val="222222"/>
          <w:szCs w:val="24"/>
          <w:shd w:val="clear" w:color="auto" w:fill="FFFFFF"/>
        </w:rPr>
      </w:pPr>
    </w:p>
    <w:p w14:paraId="5B42909A" w14:textId="77777777" w:rsidR="005424EC" w:rsidRPr="00B452BB" w:rsidRDefault="005424EC" w:rsidP="005424EC">
      <w:pPr>
        <w:spacing w:line="360" w:lineRule="auto"/>
        <w:ind w:firstLineChars="200" w:firstLine="420"/>
        <w:rPr>
          <w:rFonts w:ascii="仿宋" w:eastAsia="仿宋" w:hAnsi="仿宋" w:cs="Arial"/>
          <w:color w:val="222222"/>
          <w:szCs w:val="24"/>
          <w:shd w:val="clear" w:color="auto" w:fill="FFFFFF"/>
        </w:rPr>
      </w:pPr>
    </w:p>
    <w:p w14:paraId="23B24D12" w14:textId="77777777" w:rsidR="005424EC" w:rsidRPr="00B452BB" w:rsidRDefault="005424EC" w:rsidP="005424EC">
      <w:pPr>
        <w:spacing w:line="360" w:lineRule="auto"/>
        <w:rPr>
          <w:rFonts w:ascii="仿宋" w:eastAsia="仿宋" w:hAnsi="仿宋" w:cs="Arial"/>
          <w:color w:val="222222"/>
          <w:szCs w:val="24"/>
          <w:shd w:val="clear" w:color="auto" w:fill="FFFFFF"/>
        </w:rPr>
      </w:pPr>
    </w:p>
    <w:p w14:paraId="0A437F50" w14:textId="77777777" w:rsidR="005424EC" w:rsidRPr="00B452BB" w:rsidRDefault="005424EC" w:rsidP="005424EC">
      <w:pPr>
        <w:spacing w:line="360" w:lineRule="auto"/>
        <w:ind w:firstLineChars="200" w:firstLine="420"/>
        <w:jc w:val="center"/>
        <w:rPr>
          <w:rFonts w:ascii="仿宋" w:eastAsia="仿宋" w:hAnsi="仿宋" w:cs="Arial"/>
          <w:color w:val="222222"/>
          <w:szCs w:val="24"/>
          <w:shd w:val="clear" w:color="auto" w:fill="FFFFFF"/>
        </w:rPr>
      </w:pPr>
      <w:r w:rsidRPr="00B452BB">
        <w:rPr>
          <w:rFonts w:ascii="仿宋" w:eastAsia="仿宋" w:hAnsi="仿宋" w:cs="Arial" w:hint="eastAsia"/>
          <w:color w:val="222222"/>
          <w:szCs w:val="24"/>
          <w:shd w:val="clear" w:color="auto" w:fill="FFFFFF"/>
        </w:rPr>
        <w:t>图2</w:t>
      </w:r>
      <w:r w:rsidRPr="00B452BB">
        <w:rPr>
          <w:rFonts w:ascii="仿宋" w:eastAsia="仿宋" w:hAnsi="仿宋" w:cs="Arial"/>
          <w:color w:val="222222"/>
          <w:szCs w:val="24"/>
          <w:shd w:val="clear" w:color="auto" w:fill="FFFFFF"/>
        </w:rPr>
        <w:t xml:space="preserve"> </w:t>
      </w:r>
      <w:r w:rsidRPr="00B452BB">
        <w:rPr>
          <w:rFonts w:ascii="仿宋" w:eastAsia="仿宋" w:hAnsi="仿宋" w:cs="Arial" w:hint="eastAsia"/>
          <w:color w:val="222222"/>
          <w:szCs w:val="24"/>
          <w:shd w:val="clear" w:color="auto" w:fill="FFFFFF"/>
        </w:rPr>
        <w:t>储能电站设备故障非计划停运统计</w:t>
      </w:r>
    </w:p>
    <w:p w14:paraId="64C2252B" w14:textId="0718DFC1" w:rsidR="005424EC" w:rsidRPr="005424EC" w:rsidRDefault="005424EC" w:rsidP="004F1A44">
      <w:pPr>
        <w:widowControl/>
        <w:ind w:firstLine="420"/>
        <w:jc w:val="left"/>
        <w:rPr>
          <w:rFonts w:ascii="仿宋" w:eastAsia="仿宋" w:hAnsi="仿宋"/>
          <w:b/>
          <w:color w:val="FF0000"/>
        </w:rPr>
      </w:pPr>
    </w:p>
    <w:p w14:paraId="604CAFA0" w14:textId="78FA7605" w:rsidR="005424EC" w:rsidRDefault="005424EC" w:rsidP="004F1A44">
      <w:pPr>
        <w:widowControl/>
        <w:ind w:firstLine="420"/>
        <w:jc w:val="left"/>
        <w:rPr>
          <w:rFonts w:ascii="仿宋" w:eastAsia="仿宋" w:hAnsi="仿宋"/>
          <w:b/>
          <w:color w:val="FF0000"/>
        </w:rPr>
      </w:pPr>
    </w:p>
    <w:p w14:paraId="3B8EA969" w14:textId="77777777" w:rsidR="005424EC" w:rsidRPr="00257FF7" w:rsidRDefault="005424EC" w:rsidP="004F1A44">
      <w:pPr>
        <w:widowControl/>
        <w:ind w:firstLine="420"/>
        <w:jc w:val="left"/>
        <w:rPr>
          <w:rFonts w:ascii="仿宋" w:eastAsia="仿宋" w:hAnsi="仿宋"/>
          <w:b/>
          <w:color w:val="FF0000"/>
        </w:rPr>
      </w:pPr>
    </w:p>
    <w:p w14:paraId="7DBBE7DF" w14:textId="26617673" w:rsidR="004A4141" w:rsidRPr="00257FF7" w:rsidRDefault="004A4141" w:rsidP="00504416">
      <w:pPr>
        <w:pStyle w:val="1"/>
        <w:rPr>
          <w:color w:val="FF0000"/>
        </w:rPr>
      </w:pPr>
      <w:r w:rsidRPr="00E83AC0">
        <w:rPr>
          <w:rFonts w:hint="eastAsia"/>
        </w:rPr>
        <w:lastRenderedPageBreak/>
        <w:t>二、</w:t>
      </w:r>
      <w:r w:rsidR="00532617" w:rsidRPr="00E83AC0">
        <w:rPr>
          <w:rFonts w:hint="eastAsia"/>
        </w:rPr>
        <w:t>技术开发背景</w:t>
      </w:r>
    </w:p>
    <w:p w14:paraId="2CBB4E7F" w14:textId="582F221F" w:rsidR="004A4141" w:rsidRPr="00E83AC0" w:rsidRDefault="004A4141" w:rsidP="00504416">
      <w:pPr>
        <w:pStyle w:val="2"/>
      </w:pPr>
      <w:r w:rsidRPr="00E83AC0">
        <w:t>1</w:t>
      </w:r>
      <w:r w:rsidRPr="00E83AC0">
        <w:rPr>
          <w:rFonts w:hint="eastAsia"/>
        </w:rPr>
        <w:t>、储能电站安全</w:t>
      </w:r>
      <w:r w:rsidR="00E83AC0" w:rsidRPr="00E83AC0">
        <w:rPr>
          <w:rFonts w:hint="eastAsia"/>
        </w:rPr>
        <w:t>运行</w:t>
      </w:r>
      <w:r w:rsidRPr="00E83AC0">
        <w:rPr>
          <w:rFonts w:hint="eastAsia"/>
        </w:rPr>
        <w:t>痛点</w:t>
      </w:r>
    </w:p>
    <w:p w14:paraId="333331D3" w14:textId="0409DBDE" w:rsidR="00E83AC0" w:rsidRPr="00E83AC0" w:rsidRDefault="00E83AC0" w:rsidP="00E83AC0">
      <w:pPr>
        <w:widowControl/>
        <w:ind w:firstLine="420"/>
        <w:jc w:val="left"/>
        <w:rPr>
          <w:rFonts w:ascii="仿宋" w:eastAsia="仿宋" w:hAnsi="仿宋"/>
        </w:rPr>
      </w:pPr>
      <w:r w:rsidRPr="00E83AC0">
        <w:rPr>
          <w:rFonts w:ascii="仿宋" w:eastAsia="仿宋" w:hAnsi="仿宋"/>
        </w:rPr>
        <w:t>储能电站的安全运行是一个涉及“电芯-模组-系统-运维-管理”全链条</w:t>
      </w:r>
      <w:r w:rsidRPr="00E83AC0">
        <w:rPr>
          <w:rFonts w:ascii="仿宋" w:eastAsia="仿宋" w:hAnsi="仿宋" w:hint="eastAsia"/>
        </w:rPr>
        <w:t>、多层级</w:t>
      </w:r>
      <w:r w:rsidRPr="00E83AC0">
        <w:rPr>
          <w:rFonts w:ascii="仿宋" w:eastAsia="仿宋" w:hAnsi="仿宋"/>
        </w:rPr>
        <w:t>的系统性</w:t>
      </w:r>
      <w:r>
        <w:rPr>
          <w:rFonts w:ascii="仿宋" w:eastAsia="仿宋" w:hAnsi="仿宋" w:hint="eastAsia"/>
        </w:rPr>
        <w:t>复杂</w:t>
      </w:r>
      <w:r w:rsidRPr="00E83AC0">
        <w:rPr>
          <w:rFonts w:ascii="仿宋" w:eastAsia="仿宋" w:hAnsi="仿宋"/>
        </w:rPr>
        <w:t>工程，</w:t>
      </w:r>
      <w:r w:rsidRPr="00E83AC0">
        <w:rPr>
          <w:rFonts w:ascii="仿宋" w:eastAsia="仿宋" w:hAnsi="仿宋" w:hint="eastAsia"/>
        </w:rPr>
        <w:t>痛点贯穿于从核心部件到整体系统的各个层面。深入分析这些痛点，是构建有效安全技术体系的前提。</w:t>
      </w:r>
      <w:r w:rsidR="00257FF7" w:rsidRPr="00257FF7">
        <w:rPr>
          <w:rFonts w:ascii="仿宋" w:eastAsia="仿宋" w:hAnsi="仿宋" w:hint="eastAsia"/>
          <w:b/>
          <w:color w:val="FF0000"/>
        </w:rPr>
        <w:t>（每个痛点补一张图）</w:t>
      </w:r>
    </w:p>
    <w:p w14:paraId="28460EF6" w14:textId="08A24096" w:rsidR="00E83AC0" w:rsidRPr="00E83AC0" w:rsidRDefault="00E83AC0" w:rsidP="00504416">
      <w:pPr>
        <w:pStyle w:val="3"/>
      </w:pPr>
      <w:r w:rsidRPr="00E83AC0">
        <w:rPr>
          <w:rFonts w:hint="eastAsia"/>
        </w:rPr>
        <w:t>痛点1：</w:t>
      </w:r>
      <w:r w:rsidRPr="00E83AC0">
        <w:t>电池本体的安全隐患</w:t>
      </w:r>
    </w:p>
    <w:p w14:paraId="22B8B66E" w14:textId="77777777" w:rsidR="00E83AC0" w:rsidRPr="00E83AC0" w:rsidRDefault="00E83AC0" w:rsidP="00E83AC0">
      <w:pPr>
        <w:ind w:firstLine="420"/>
        <w:rPr>
          <w:rFonts w:ascii="仿宋" w:eastAsia="仿宋" w:hAnsi="仿宋"/>
        </w:rPr>
      </w:pPr>
      <w:r w:rsidRPr="00E83AC0">
        <w:rPr>
          <w:rFonts w:ascii="仿宋" w:eastAsia="仿宋" w:hAnsi="仿宋"/>
        </w:rPr>
        <w:t>电池是储能电站的核心，也是主要风险源。</w:t>
      </w:r>
    </w:p>
    <w:p w14:paraId="41C83EC5" w14:textId="77777777" w:rsidR="00E83AC0" w:rsidRPr="00E83AC0" w:rsidRDefault="00E83AC0" w:rsidP="00E83AC0">
      <w:pPr>
        <w:ind w:firstLine="420"/>
        <w:rPr>
          <w:rFonts w:ascii="仿宋" w:eastAsia="仿宋" w:hAnsi="仿宋"/>
        </w:rPr>
      </w:pPr>
      <w:r w:rsidRPr="00E83AC0">
        <w:rPr>
          <w:rFonts w:ascii="仿宋" w:eastAsia="仿宋" w:hAnsi="仿宋"/>
          <w:b/>
          <w:bCs/>
        </w:rPr>
        <w:t>制造缺陷与一致性问题</w:t>
      </w:r>
      <w:r w:rsidRPr="00E83AC0">
        <w:rPr>
          <w:rFonts w:ascii="仿宋" w:eastAsia="仿宋" w:hAnsi="仿宋"/>
        </w:rPr>
        <w:t>：电芯在生产过程中可能引入微小的金属杂质、极片损伤等缺陷，成为安全隐患的源头。在成组使用时，大量电芯串并联，其一致性差异会在长期运行中放大，导致部分电池过充或过放，加速劣化。</w:t>
      </w:r>
    </w:p>
    <w:p w14:paraId="0860E2D2" w14:textId="77777777" w:rsidR="00E83AC0" w:rsidRPr="00E83AC0" w:rsidRDefault="00E83AC0" w:rsidP="00E83AC0">
      <w:pPr>
        <w:ind w:firstLine="420"/>
        <w:rPr>
          <w:rFonts w:ascii="仿宋" w:eastAsia="仿宋" w:hAnsi="仿宋"/>
        </w:rPr>
      </w:pPr>
      <w:r w:rsidRPr="00E83AC0">
        <w:rPr>
          <w:rFonts w:ascii="仿宋" w:eastAsia="仿宋" w:hAnsi="仿宋"/>
          <w:b/>
          <w:bCs/>
        </w:rPr>
        <w:t>性能衰减与老化</w:t>
      </w:r>
      <w:r w:rsidRPr="00E83AC0">
        <w:rPr>
          <w:rFonts w:ascii="仿宋" w:eastAsia="仿宋" w:hAnsi="仿宋"/>
        </w:rPr>
        <w:t>：电池的容量和性能会随使用时间下降。储能电站</w:t>
      </w:r>
      <w:r>
        <w:rPr>
          <w:rFonts w:ascii="仿宋" w:eastAsia="仿宋" w:hAnsi="仿宋" w:hint="eastAsia"/>
        </w:rPr>
        <w:t>常年</w:t>
      </w:r>
      <w:r w:rsidRPr="00E83AC0">
        <w:rPr>
          <w:rFonts w:ascii="仿宋" w:eastAsia="仿宋" w:hAnsi="仿宋"/>
        </w:rPr>
        <w:t>运行面临设备老化、性能下降的问题，增加安全风险。</w:t>
      </w:r>
    </w:p>
    <w:p w14:paraId="233B633E" w14:textId="2F0AF4D7" w:rsidR="00E83AC0" w:rsidRDefault="00E83AC0" w:rsidP="00E83AC0">
      <w:pPr>
        <w:ind w:firstLine="420"/>
        <w:rPr>
          <w:rFonts w:ascii="仿宋" w:eastAsia="仿宋" w:hAnsi="仿宋"/>
        </w:rPr>
      </w:pPr>
      <w:r w:rsidRPr="00E83AC0">
        <w:rPr>
          <w:rFonts w:ascii="仿宋" w:eastAsia="仿宋" w:hAnsi="仿宋"/>
          <w:b/>
          <w:bCs/>
        </w:rPr>
        <w:t>热失控风险</w:t>
      </w:r>
      <w:r w:rsidRPr="00E83AC0">
        <w:rPr>
          <w:rFonts w:ascii="仿宋" w:eastAsia="仿宋" w:hAnsi="仿宋"/>
        </w:rPr>
        <w:t>：</w:t>
      </w:r>
      <w:r w:rsidRPr="00E83AC0">
        <w:rPr>
          <w:rFonts w:ascii="仿宋" w:eastAsia="仿宋" w:hAnsi="仿宋" w:hint="eastAsia"/>
        </w:rPr>
        <w:t>电池热失控是一个逐渐发展的过程，往往由微观缺陷在长期运行中演化为宏观故障</w:t>
      </w:r>
      <w:r>
        <w:rPr>
          <w:rFonts w:ascii="仿宋" w:eastAsia="仿宋" w:hAnsi="仿宋" w:hint="eastAsia"/>
        </w:rPr>
        <w:t>，但</w:t>
      </w:r>
      <w:r w:rsidRPr="00E83AC0">
        <w:rPr>
          <w:rFonts w:ascii="仿宋" w:eastAsia="仿宋" w:hAnsi="仿宋" w:hint="eastAsia"/>
        </w:rPr>
        <w:t>电</w:t>
      </w:r>
      <w:proofErr w:type="gramStart"/>
      <w:r w:rsidRPr="00E83AC0">
        <w:rPr>
          <w:rFonts w:ascii="仿宋" w:eastAsia="仿宋" w:hAnsi="仿宋" w:hint="eastAsia"/>
        </w:rPr>
        <w:t>芯内部</w:t>
      </w:r>
      <w:proofErr w:type="gramEnd"/>
      <w:r w:rsidRPr="00E83AC0">
        <w:rPr>
          <w:rFonts w:ascii="仿宋" w:eastAsia="仿宋" w:hAnsi="仿宋" w:hint="eastAsia"/>
        </w:rPr>
        <w:t>隐患</w:t>
      </w:r>
      <w:r>
        <w:rPr>
          <w:rFonts w:ascii="仿宋" w:eastAsia="仿宋" w:hAnsi="仿宋" w:hint="eastAsia"/>
        </w:rPr>
        <w:t>及特征难</w:t>
      </w:r>
      <w:r w:rsidRPr="00E83AC0">
        <w:rPr>
          <w:rFonts w:ascii="仿宋" w:eastAsia="仿宋" w:hAnsi="仿宋" w:hint="eastAsia"/>
        </w:rPr>
        <w:t>以及时</w:t>
      </w:r>
      <w:r>
        <w:rPr>
          <w:rFonts w:ascii="仿宋" w:eastAsia="仿宋" w:hAnsi="仿宋" w:hint="eastAsia"/>
        </w:rPr>
        <w:t>有效</w:t>
      </w:r>
      <w:r w:rsidRPr="00E83AC0">
        <w:rPr>
          <w:rFonts w:ascii="仿宋" w:eastAsia="仿宋" w:hAnsi="仿宋" w:hint="eastAsia"/>
        </w:rPr>
        <w:t>识别。</w:t>
      </w:r>
      <w:proofErr w:type="gramStart"/>
      <w:r w:rsidRPr="00E83AC0">
        <w:rPr>
          <w:rFonts w:ascii="仿宋" w:eastAsia="仿宋" w:hAnsi="仿宋"/>
        </w:rPr>
        <w:t>锂</w:t>
      </w:r>
      <w:proofErr w:type="gramEnd"/>
      <w:r w:rsidRPr="00E83AC0">
        <w:rPr>
          <w:rFonts w:ascii="仿宋" w:eastAsia="仿宋" w:hAnsi="仿宋"/>
        </w:rPr>
        <w:t>离子电池在过充、短路、高温等情况下发生热失控，释放易燃易爆气体，</w:t>
      </w:r>
      <w:r>
        <w:rPr>
          <w:rFonts w:ascii="仿宋" w:eastAsia="仿宋" w:hAnsi="仿宋" w:hint="eastAsia"/>
        </w:rPr>
        <w:t>严重</w:t>
      </w:r>
      <w:r w:rsidRPr="00E83AC0">
        <w:rPr>
          <w:rFonts w:ascii="仿宋" w:eastAsia="仿宋" w:hAnsi="仿宋"/>
        </w:rPr>
        <w:t>引发燃烧或爆炸。</w:t>
      </w:r>
    </w:p>
    <w:p w14:paraId="2DE469CB" w14:textId="4D2012C6" w:rsidR="00E83AC0" w:rsidRPr="00E83AC0" w:rsidRDefault="00E83AC0" w:rsidP="00504416">
      <w:pPr>
        <w:pStyle w:val="3"/>
      </w:pPr>
      <w:r w:rsidRPr="00E83AC0">
        <w:rPr>
          <w:rFonts w:ascii="Segoe UI Emoji" w:hAnsi="Segoe UI Emoji" w:cs="Segoe UI Emoji" w:hint="eastAsia"/>
        </w:rPr>
        <w:t>痛点</w:t>
      </w:r>
      <w:r w:rsidRPr="00E83AC0">
        <w:rPr>
          <w:rFonts w:ascii="Segoe UI Emoji" w:hAnsi="Segoe UI Emoji" w:cs="Segoe UI Emoji" w:hint="eastAsia"/>
        </w:rPr>
        <w:t>2</w:t>
      </w:r>
      <w:r w:rsidRPr="00E83AC0">
        <w:rPr>
          <w:rFonts w:ascii="Segoe UI Emoji" w:hAnsi="Segoe UI Emoji" w:cs="Segoe UI Emoji" w:hint="eastAsia"/>
        </w:rPr>
        <w:t>：</w:t>
      </w:r>
      <w:r w:rsidRPr="00E83AC0">
        <w:t>系统集成与设计的复杂性</w:t>
      </w:r>
    </w:p>
    <w:p w14:paraId="667EF377" w14:textId="3505E58F" w:rsidR="00E83AC0" w:rsidRPr="00E83AC0" w:rsidRDefault="00E83AC0" w:rsidP="00E83AC0">
      <w:pPr>
        <w:ind w:firstLine="420"/>
        <w:rPr>
          <w:rFonts w:ascii="仿宋" w:eastAsia="仿宋" w:hAnsi="仿宋"/>
        </w:rPr>
      </w:pPr>
      <w:r w:rsidRPr="00E83AC0">
        <w:rPr>
          <w:rFonts w:ascii="仿宋" w:eastAsia="仿宋" w:hAnsi="仿宋"/>
        </w:rPr>
        <w:t>将大量电池集成为一个稳定可靠的系统，本身极具挑战。储能系统包含BMS（电池管理系统）、PCS（变流器）、温控、消防等多个子系统。任何子系统的故障或协同失效，都可能引发连锁反应，导致系统级故障。</w:t>
      </w:r>
      <w:r w:rsidRPr="00E83AC0">
        <w:rPr>
          <w:rFonts w:ascii="仿宋" w:eastAsia="仿宋" w:hAnsi="仿宋" w:hint="eastAsia"/>
        </w:rPr>
        <w:t>储能电站的多系统协同存在明显短板。</w:t>
      </w:r>
      <w:r w:rsidRPr="00E83AC0">
        <w:rPr>
          <w:rFonts w:ascii="仿宋" w:eastAsia="仿宋" w:hAnsi="仿宋"/>
        </w:rPr>
        <w:t>BMS、EMS和PCS等核心控制系统往往来自不同供应商，协议各异，形成信息孤岛，无法实现全链路数据融合与智能决策。</w:t>
      </w:r>
    </w:p>
    <w:p w14:paraId="4D362F08" w14:textId="64AF5E67" w:rsidR="00E83AC0" w:rsidRPr="00E83AC0" w:rsidRDefault="00E83AC0" w:rsidP="00504416">
      <w:pPr>
        <w:pStyle w:val="3"/>
      </w:pPr>
      <w:r w:rsidRPr="00E83AC0">
        <w:rPr>
          <w:rFonts w:hint="eastAsia"/>
        </w:rPr>
        <w:t>痛点3：</w:t>
      </w:r>
      <w:r w:rsidRPr="00E83AC0">
        <w:t>运</w:t>
      </w:r>
      <w:proofErr w:type="gramStart"/>
      <w:r w:rsidRPr="00E83AC0">
        <w:t>维管理</w:t>
      </w:r>
      <w:proofErr w:type="gramEnd"/>
      <w:r w:rsidRPr="00E83AC0">
        <w:t>与风险预警的滞后</w:t>
      </w:r>
    </w:p>
    <w:p w14:paraId="32B712B5" w14:textId="77777777" w:rsidR="00E83AC0" w:rsidRPr="00E83AC0" w:rsidRDefault="00E83AC0" w:rsidP="00E83AC0">
      <w:pPr>
        <w:ind w:firstLine="420"/>
        <w:rPr>
          <w:rFonts w:ascii="仿宋" w:eastAsia="仿宋" w:hAnsi="仿宋"/>
        </w:rPr>
      </w:pPr>
      <w:r w:rsidRPr="00E83AC0">
        <w:rPr>
          <w:rFonts w:ascii="仿宋" w:eastAsia="仿宋" w:hAnsi="仿宋"/>
        </w:rPr>
        <w:t>“重建设、轻运维”是行业普遍存在的痛点。</w:t>
      </w:r>
    </w:p>
    <w:p w14:paraId="34558A90" w14:textId="77777777" w:rsidR="00E83AC0" w:rsidRPr="00E83AC0" w:rsidRDefault="00E83AC0" w:rsidP="00E83AC0">
      <w:pPr>
        <w:ind w:firstLine="420"/>
        <w:rPr>
          <w:rFonts w:ascii="仿宋" w:eastAsia="仿宋" w:hAnsi="仿宋"/>
        </w:rPr>
      </w:pPr>
      <w:r w:rsidRPr="00E83AC0">
        <w:rPr>
          <w:rFonts w:ascii="仿宋" w:eastAsia="仿宋" w:hAnsi="仿宋"/>
          <w:b/>
          <w:bCs/>
        </w:rPr>
        <w:t>预警能力不足</w:t>
      </w:r>
      <w:r w:rsidRPr="00E83AC0">
        <w:rPr>
          <w:rFonts w:ascii="仿宋" w:eastAsia="仿宋" w:hAnsi="仿宋"/>
        </w:rPr>
        <w:t>：传统的监测系统（如BMS）通常只能监测电压、温度等外部参数，对于电池内部诸如微短路、析锂等缓慢发展的隐患，缺乏有效的早期预警手段，导致从发现异常到事故发生的窗口期极短。</w:t>
      </w:r>
    </w:p>
    <w:p w14:paraId="50B183DD" w14:textId="77777777" w:rsidR="00E83AC0" w:rsidRPr="00E83AC0" w:rsidRDefault="00E83AC0" w:rsidP="00E83AC0">
      <w:pPr>
        <w:ind w:firstLine="420"/>
        <w:rPr>
          <w:rFonts w:ascii="仿宋" w:eastAsia="仿宋" w:hAnsi="仿宋"/>
        </w:rPr>
      </w:pPr>
      <w:r w:rsidRPr="00E83AC0">
        <w:rPr>
          <w:rFonts w:ascii="仿宋" w:eastAsia="仿宋" w:hAnsi="仿宋"/>
          <w:b/>
          <w:bCs/>
        </w:rPr>
        <w:t>被动式检修与专业人才短缺</w:t>
      </w:r>
      <w:r w:rsidRPr="00E83AC0">
        <w:rPr>
          <w:rFonts w:ascii="仿宋" w:eastAsia="仿宋" w:hAnsi="仿宋"/>
        </w:rPr>
        <w:t>：许多电站仍采用“故障后维修”的被动模式，难以做到预测性维护。同时，整个行业在安装调试、运维以及人员素质培训方面有所欠缺，专业运</w:t>
      </w:r>
      <w:proofErr w:type="gramStart"/>
      <w:r w:rsidRPr="00E83AC0">
        <w:rPr>
          <w:rFonts w:ascii="仿宋" w:eastAsia="仿宋" w:hAnsi="仿宋"/>
        </w:rPr>
        <w:t>维人员</w:t>
      </w:r>
      <w:proofErr w:type="gramEnd"/>
      <w:r w:rsidRPr="00E83AC0">
        <w:rPr>
          <w:rFonts w:ascii="仿宋" w:eastAsia="仿宋" w:hAnsi="仿宋"/>
        </w:rPr>
        <w:t>不足。</w:t>
      </w:r>
    </w:p>
    <w:p w14:paraId="451C8F0D" w14:textId="77777777" w:rsidR="00E83AC0" w:rsidRPr="00E83AC0" w:rsidRDefault="00E83AC0" w:rsidP="00E83AC0">
      <w:pPr>
        <w:ind w:firstLine="420"/>
        <w:rPr>
          <w:rFonts w:ascii="仿宋" w:eastAsia="仿宋" w:hAnsi="仿宋"/>
        </w:rPr>
      </w:pPr>
      <w:r w:rsidRPr="00E83AC0">
        <w:rPr>
          <w:rFonts w:ascii="仿宋" w:eastAsia="仿宋" w:hAnsi="仿宋"/>
          <w:b/>
          <w:bCs/>
        </w:rPr>
        <w:t>应急响应机制不完善</w:t>
      </w:r>
      <w:r w:rsidRPr="00E83AC0">
        <w:rPr>
          <w:rFonts w:ascii="仿宋" w:eastAsia="仿宋" w:hAnsi="仿宋"/>
        </w:rPr>
        <w:t>：事故发生时，若缺乏明确的应急预案或与消防部门联动不畅，可能延误最佳救援时机，甚至因处置不当（如贸然打开着火的储能集装箱）导致事故扩大或人员伤亡。</w:t>
      </w:r>
    </w:p>
    <w:p w14:paraId="75D9FA65" w14:textId="1AB067BF" w:rsidR="00532617" w:rsidRDefault="004314FE" w:rsidP="00504416">
      <w:pPr>
        <w:pStyle w:val="2"/>
      </w:pPr>
      <w:r>
        <w:lastRenderedPageBreak/>
        <w:t>2</w:t>
      </w:r>
      <w:r w:rsidR="00532617" w:rsidRPr="004F1A44">
        <w:rPr>
          <w:rFonts w:hint="eastAsia"/>
        </w:rPr>
        <w:t>、政策与技术驱动</w:t>
      </w:r>
    </w:p>
    <w:p w14:paraId="4CAA3DCE" w14:textId="1529B1EF" w:rsidR="00C71ABF" w:rsidRPr="00C71ABF" w:rsidRDefault="004314FE" w:rsidP="00504416">
      <w:pPr>
        <w:pStyle w:val="3"/>
      </w:pPr>
      <w:r>
        <w:t>2</w:t>
      </w:r>
      <w:r w:rsidR="00C71ABF">
        <w:t>.1</w:t>
      </w:r>
      <w:r w:rsidR="00561011">
        <w:rPr>
          <w:rFonts w:hint="eastAsia"/>
        </w:rPr>
        <w:t>、</w:t>
      </w:r>
      <w:r w:rsidR="00C71ABF" w:rsidRPr="00C71ABF">
        <w:t xml:space="preserve">政策法规驱动 </w:t>
      </w:r>
    </w:p>
    <w:p w14:paraId="5A36C517" w14:textId="68E653AE" w:rsidR="00C71ABF" w:rsidRDefault="00C71ABF" w:rsidP="00C71ABF">
      <w:pPr>
        <w:widowControl/>
        <w:ind w:firstLine="420"/>
        <w:rPr>
          <w:rFonts w:ascii="仿宋" w:eastAsia="仿宋" w:hAnsi="仿宋"/>
        </w:rPr>
      </w:pPr>
      <w:r w:rsidRPr="00C71ABF">
        <w:rPr>
          <w:rFonts w:ascii="仿宋" w:eastAsia="仿宋" w:hAnsi="仿宋"/>
        </w:rPr>
        <w:t>近年来，各国政府高度重视储能安全问题，出台了一系列强化标准与监管的政策措施。2024年8月1日，中国首部储能电池安全</w:t>
      </w:r>
      <w:r w:rsidRPr="00C71ABF">
        <w:rPr>
          <w:rFonts w:ascii="仿宋" w:eastAsia="仿宋" w:hAnsi="仿宋"/>
          <w:bCs/>
        </w:rPr>
        <w:t>强制性国家标准</w:t>
      </w:r>
      <w:r w:rsidRPr="00C71ABF">
        <w:rPr>
          <w:rFonts w:ascii="仿宋" w:eastAsia="仿宋" w:hAnsi="仿宋"/>
        </w:rPr>
        <w:t>GB44240-2024正式实施，新增6项极限测试，采取"零容忍"态度，彻底改变了国际标准中允许热失控发生后再处理的被动模式。国家能源局等部门连续印发《关于加强发电侧电网侧电化学储能电站安全运行风险监测的通知》等文件，明确提出要"增强运行风险监测及分析预警能力"。工信部等八部门联合印发的《新型储能制造业高质量发展行动方案》将全生命周期安全技术列为核心攻关方向，明确支持基于</w:t>
      </w:r>
      <w:r w:rsidRPr="00C71ABF">
        <w:rPr>
          <w:rFonts w:ascii="仿宋" w:eastAsia="仿宋" w:hAnsi="仿宋"/>
          <w:bCs/>
        </w:rPr>
        <w:t>数字</w:t>
      </w:r>
      <w:proofErr w:type="gramStart"/>
      <w:r w:rsidRPr="00C71ABF">
        <w:rPr>
          <w:rFonts w:ascii="仿宋" w:eastAsia="仿宋" w:hAnsi="仿宋"/>
          <w:bCs/>
        </w:rPr>
        <w:t>孪生</w:t>
      </w:r>
      <w:r w:rsidRPr="00C71ABF">
        <w:rPr>
          <w:rFonts w:ascii="仿宋" w:eastAsia="仿宋" w:hAnsi="仿宋"/>
        </w:rPr>
        <w:t>和</w:t>
      </w:r>
      <w:proofErr w:type="gramEnd"/>
      <w:r w:rsidRPr="00C71ABF">
        <w:rPr>
          <w:rFonts w:ascii="仿宋" w:eastAsia="仿宋" w:hAnsi="仿宋"/>
          <w:bCs/>
        </w:rPr>
        <w:t>人工智能</w:t>
      </w:r>
      <w:r w:rsidRPr="00C71ABF">
        <w:rPr>
          <w:rFonts w:ascii="仿宋" w:eastAsia="仿宋" w:hAnsi="仿宋"/>
        </w:rPr>
        <w:t>技术开展新型储能安全预警技术攻关。</w:t>
      </w:r>
    </w:p>
    <w:p w14:paraId="67252E93" w14:textId="20A795EC" w:rsidR="00257FF7" w:rsidRPr="00257FF7" w:rsidRDefault="00257FF7" w:rsidP="00C71ABF">
      <w:pPr>
        <w:widowControl/>
        <w:ind w:firstLine="420"/>
        <w:rPr>
          <w:rFonts w:ascii="仿宋" w:eastAsia="仿宋" w:hAnsi="仿宋"/>
          <w:b/>
          <w:color w:val="FF0000"/>
        </w:rPr>
      </w:pPr>
      <w:r w:rsidRPr="00257FF7">
        <w:rPr>
          <w:rFonts w:ascii="仿宋" w:eastAsia="仿宋" w:hAnsi="仿宋" w:hint="eastAsia"/>
          <w:b/>
          <w:color w:val="FF0000"/>
        </w:rPr>
        <w:t>补个政策表</w:t>
      </w:r>
    </w:p>
    <w:p w14:paraId="2B34B8F0" w14:textId="77777777" w:rsidR="00257FF7" w:rsidRPr="00C71ABF" w:rsidRDefault="00257FF7" w:rsidP="00C71ABF">
      <w:pPr>
        <w:widowControl/>
        <w:ind w:firstLine="420"/>
        <w:rPr>
          <w:rFonts w:ascii="仿宋" w:eastAsia="仿宋" w:hAnsi="仿宋"/>
        </w:rPr>
      </w:pPr>
    </w:p>
    <w:p w14:paraId="0233DACD" w14:textId="7B9BD99D" w:rsidR="00C71ABF" w:rsidRPr="00C71ABF" w:rsidRDefault="004314FE" w:rsidP="00504416">
      <w:pPr>
        <w:pStyle w:val="3"/>
      </w:pPr>
      <w:r>
        <w:t>2</w:t>
      </w:r>
      <w:r w:rsidR="00C71ABF" w:rsidRPr="00C71ABF">
        <w:t>.2</w:t>
      </w:r>
      <w:r w:rsidR="00561011">
        <w:rPr>
          <w:rFonts w:hint="eastAsia"/>
        </w:rPr>
        <w:t>、</w:t>
      </w:r>
      <w:r w:rsidR="00C71ABF" w:rsidRPr="00C71ABF">
        <w:t xml:space="preserve">技术发展驱动 </w:t>
      </w:r>
    </w:p>
    <w:p w14:paraId="1A5D9CFA" w14:textId="77777777" w:rsidR="00C71ABF" w:rsidRPr="00C71ABF" w:rsidRDefault="00C71ABF" w:rsidP="00C71ABF">
      <w:pPr>
        <w:widowControl/>
        <w:ind w:firstLine="420"/>
        <w:rPr>
          <w:rFonts w:ascii="仿宋" w:eastAsia="仿宋" w:hAnsi="仿宋"/>
        </w:rPr>
      </w:pPr>
      <w:r w:rsidRPr="00C71ABF">
        <w:rPr>
          <w:rFonts w:ascii="仿宋" w:eastAsia="仿宋" w:hAnsi="仿宋"/>
        </w:rPr>
        <w:t>数字技术的迅猛发展为主动安全技术提供了强大支撑。人工智能算法的成熟使得电池健康状态的精准评估和故障预测成为可能。通过机器学习分析海量运行数据，可以</w:t>
      </w:r>
      <w:proofErr w:type="gramStart"/>
      <w:r w:rsidRPr="00C71ABF">
        <w:rPr>
          <w:rFonts w:ascii="仿宋" w:eastAsia="仿宋" w:hAnsi="仿宋"/>
        </w:rPr>
        <w:t>构建电芯健康</w:t>
      </w:r>
      <w:proofErr w:type="gramEnd"/>
      <w:r w:rsidRPr="00C71ABF">
        <w:rPr>
          <w:rFonts w:ascii="仿宋" w:eastAsia="仿宋" w:hAnsi="仿宋"/>
        </w:rPr>
        <w:t>状态的动态画像，预测剩余寿命，从源头避免因过度充放、超期服役导致的安全风险。</w:t>
      </w:r>
    </w:p>
    <w:p w14:paraId="24ABAE18" w14:textId="518410D9" w:rsidR="00C71ABF" w:rsidRDefault="00C71ABF" w:rsidP="00C71ABF">
      <w:pPr>
        <w:widowControl/>
        <w:ind w:firstLine="420"/>
        <w:rPr>
          <w:rFonts w:ascii="仿宋" w:eastAsia="仿宋" w:hAnsi="仿宋"/>
        </w:rPr>
      </w:pPr>
      <w:r w:rsidRPr="00C71ABF">
        <w:rPr>
          <w:rFonts w:ascii="仿宋" w:eastAsia="仿宋" w:hAnsi="仿宋"/>
        </w:rPr>
        <w:t>数字孪生技术为储能安全提供了全新工具。通过构建与物理电站完全对应的虚拟模型，可以在数字空间进行仿真、预测和优化，实现故障预演和干预策略验证，大幅提升安全管理的前瞻性和准确性。此外，5G通信、</w:t>
      </w:r>
      <w:r>
        <w:rPr>
          <w:rFonts w:ascii="仿宋" w:eastAsia="仿宋" w:hAnsi="仿宋" w:hint="eastAsia"/>
        </w:rPr>
        <w:t>云计算、</w:t>
      </w:r>
      <w:r w:rsidRPr="00C71ABF">
        <w:rPr>
          <w:rFonts w:ascii="仿宋" w:eastAsia="仿宋" w:hAnsi="仿宋"/>
        </w:rPr>
        <w:t>边缘计算等技术的成熟，解决了数据传输延迟和</w:t>
      </w:r>
      <w:proofErr w:type="gramStart"/>
      <w:r w:rsidRPr="00C71ABF">
        <w:rPr>
          <w:rFonts w:ascii="仿宋" w:eastAsia="仿宋" w:hAnsi="仿宋"/>
        </w:rPr>
        <w:t>本地算力不足</w:t>
      </w:r>
      <w:proofErr w:type="gramEnd"/>
      <w:r w:rsidRPr="00C71ABF">
        <w:rPr>
          <w:rFonts w:ascii="仿宋" w:eastAsia="仿宋" w:hAnsi="仿宋"/>
        </w:rPr>
        <w:t>的问题，提供了基础设施支持。</w:t>
      </w:r>
    </w:p>
    <w:p w14:paraId="52872468" w14:textId="77777777" w:rsidR="00504416" w:rsidRDefault="00504416" w:rsidP="00C71ABF">
      <w:pPr>
        <w:widowControl/>
        <w:ind w:firstLine="420"/>
        <w:rPr>
          <w:rFonts w:ascii="仿宋" w:eastAsia="仿宋" w:hAnsi="仿宋"/>
        </w:rPr>
      </w:pPr>
    </w:p>
    <w:p w14:paraId="4FA98E42" w14:textId="5C070216" w:rsidR="004A4141" w:rsidRPr="00C71ABF" w:rsidRDefault="006C4393" w:rsidP="00504416">
      <w:pPr>
        <w:pStyle w:val="1"/>
      </w:pPr>
      <w:r w:rsidRPr="00C71ABF">
        <w:rPr>
          <w:rFonts w:hint="eastAsia"/>
        </w:rPr>
        <w:t>三</w:t>
      </w:r>
      <w:r w:rsidR="004A4141" w:rsidRPr="00C71ABF">
        <w:rPr>
          <w:rFonts w:hint="eastAsia"/>
        </w:rPr>
        <w:t>、</w:t>
      </w:r>
      <w:proofErr w:type="gramStart"/>
      <w:r w:rsidR="004A4141" w:rsidRPr="00C71ABF">
        <w:t>科陆主动</w:t>
      </w:r>
      <w:proofErr w:type="gramEnd"/>
      <w:r w:rsidR="004A4141" w:rsidRPr="00C71ABF">
        <w:t>安全技术</w:t>
      </w:r>
      <w:r w:rsidR="004A4141" w:rsidRPr="00C71ABF">
        <w:rPr>
          <w:rFonts w:hint="eastAsia"/>
        </w:rPr>
        <w:t>(</w:t>
      </w:r>
      <w:r w:rsidR="004A4141" w:rsidRPr="00C71ABF">
        <w:t>CLOU-AST)</w:t>
      </w:r>
    </w:p>
    <w:p w14:paraId="093BB5CC" w14:textId="69EC06C5" w:rsidR="00532617" w:rsidRPr="004314FE" w:rsidRDefault="004314FE" w:rsidP="00504416">
      <w:pPr>
        <w:pStyle w:val="2"/>
      </w:pPr>
      <w:bookmarkStart w:id="1" w:name="_Hlk219564197"/>
      <w:r>
        <w:rPr>
          <w:rFonts w:hint="eastAsia"/>
        </w:rPr>
        <w:t>1、</w:t>
      </w:r>
      <w:r w:rsidR="0060664E">
        <w:rPr>
          <w:rFonts w:hint="eastAsia"/>
        </w:rPr>
        <w:t>核心技术</w:t>
      </w:r>
    </w:p>
    <w:p w14:paraId="77AE32BB" w14:textId="51FDE74D" w:rsidR="00AB776C" w:rsidRDefault="00C71ABF" w:rsidP="00AB776C">
      <w:pPr>
        <w:widowControl/>
        <w:ind w:firstLine="420"/>
        <w:rPr>
          <w:rFonts w:ascii="仿宋" w:eastAsia="仿宋" w:hAnsi="仿宋"/>
        </w:rPr>
      </w:pPr>
      <w:r w:rsidRPr="00C71ABF">
        <w:rPr>
          <w:rFonts w:ascii="仿宋" w:eastAsia="仿宋" w:hAnsi="仿宋"/>
        </w:rPr>
        <w:t>CLOU-AST（Cloud-based Active Safety Technology）系统是基于云边端协同架构的储能电站主动安全解决方案。该技术</w:t>
      </w:r>
      <w:r w:rsidR="00AB776C">
        <w:rPr>
          <w:rFonts w:ascii="仿宋" w:eastAsia="仿宋" w:hAnsi="仿宋" w:hint="eastAsia"/>
        </w:rPr>
        <w:t>通过基于数理融合的建模、基于知识库的智能诊断</w:t>
      </w:r>
      <w:r w:rsidR="00261258">
        <w:rPr>
          <w:rFonts w:ascii="仿宋" w:eastAsia="仿宋" w:hAnsi="仿宋" w:hint="eastAsia"/>
        </w:rPr>
        <w:t>和</w:t>
      </w:r>
      <w:r w:rsidR="00AB776C">
        <w:rPr>
          <w:rFonts w:ascii="仿宋" w:eastAsia="仿宋" w:hAnsi="仿宋" w:hint="eastAsia"/>
        </w:rPr>
        <w:t>基于智能问答的运维助手</w:t>
      </w:r>
      <w:proofErr w:type="gramStart"/>
      <w:r w:rsidR="00AB776C">
        <w:rPr>
          <w:rFonts w:ascii="仿宋" w:eastAsia="仿宋" w:hAnsi="仿宋" w:hint="eastAsia"/>
        </w:rPr>
        <w:t>实现</w:t>
      </w:r>
      <w:r w:rsidRPr="00C71ABF">
        <w:rPr>
          <w:rFonts w:ascii="仿宋" w:eastAsia="仿宋" w:hAnsi="仿宋"/>
        </w:rPr>
        <w:t>"感</w:t>
      </w:r>
      <w:proofErr w:type="gramEnd"/>
      <w:r w:rsidRPr="00C71ABF">
        <w:rPr>
          <w:rFonts w:ascii="仿宋" w:eastAsia="仿宋" w:hAnsi="仿宋"/>
        </w:rPr>
        <w:t>-知-判-控</w:t>
      </w:r>
      <w:r>
        <w:rPr>
          <w:rFonts w:ascii="仿宋" w:eastAsia="仿宋" w:hAnsi="仿宋" w:hint="eastAsia"/>
        </w:rPr>
        <w:t>-维</w:t>
      </w:r>
      <w:r w:rsidRPr="00C71ABF">
        <w:rPr>
          <w:rFonts w:ascii="仿宋" w:eastAsia="仿宋" w:hAnsi="仿宋"/>
        </w:rPr>
        <w:t>"闭环，实现从电芯到系统层级的全方位安全监控</w:t>
      </w:r>
      <w:r w:rsidR="00AB776C">
        <w:rPr>
          <w:rFonts w:ascii="仿宋" w:eastAsia="仿宋" w:hAnsi="仿宋" w:hint="eastAsia"/>
        </w:rPr>
        <w:t>、</w:t>
      </w:r>
      <w:r w:rsidRPr="00C71ABF">
        <w:rPr>
          <w:rFonts w:ascii="仿宋" w:eastAsia="仿宋" w:hAnsi="仿宋"/>
        </w:rPr>
        <w:t>预警</w:t>
      </w:r>
      <w:r w:rsidR="00AB776C">
        <w:rPr>
          <w:rFonts w:ascii="仿宋" w:eastAsia="仿宋" w:hAnsi="仿宋" w:hint="eastAsia"/>
        </w:rPr>
        <w:t>和诊断</w:t>
      </w:r>
      <w:r w:rsidRPr="00C71ABF">
        <w:rPr>
          <w:rFonts w:ascii="仿宋" w:eastAsia="仿宋" w:hAnsi="仿宋"/>
        </w:rPr>
        <w:t>。核心</w:t>
      </w:r>
      <w:r w:rsidR="00257FF7">
        <w:rPr>
          <w:rFonts w:ascii="仿宋" w:eastAsia="仿宋" w:hAnsi="仿宋" w:hint="eastAsia"/>
        </w:rPr>
        <w:t>原理</w:t>
      </w:r>
      <w:r w:rsidRPr="00C71ABF">
        <w:rPr>
          <w:rFonts w:ascii="仿宋" w:eastAsia="仿宋" w:hAnsi="仿宋"/>
        </w:rPr>
        <w:t>是电池机理模型与数据驱动融合。</w:t>
      </w:r>
      <w:r w:rsidR="00AB776C" w:rsidRPr="006F1848">
        <w:rPr>
          <w:rFonts w:ascii="仿宋" w:eastAsia="仿宋" w:hAnsi="仿宋"/>
        </w:rPr>
        <w:t>构建基于电化学原理的电池</w:t>
      </w:r>
      <w:r w:rsidR="00AB776C" w:rsidRPr="00AB776C">
        <w:rPr>
          <w:rFonts w:ascii="仿宋" w:eastAsia="仿宋" w:hAnsi="仿宋"/>
        </w:rPr>
        <w:t>机理模型</w:t>
      </w:r>
      <w:r w:rsidR="00AB776C" w:rsidRPr="006F1848">
        <w:rPr>
          <w:rFonts w:ascii="仿宋" w:eastAsia="仿宋" w:hAnsi="仿宋"/>
        </w:rPr>
        <w:t>（如电化学-热耦合模型），用以描述电池内部正常的副反应过程。</w:t>
      </w:r>
      <w:r w:rsidRPr="00C71ABF">
        <w:rPr>
          <w:rFonts w:ascii="仿宋" w:eastAsia="仿宋" w:hAnsi="仿宋"/>
        </w:rPr>
        <w:t>通过解析电池副反应与内部压力、温度变化的映射关系，建立电池健康状态与可观测参数之间的定量关联。</w:t>
      </w:r>
      <w:r w:rsidR="00AB776C" w:rsidRPr="006F1848">
        <w:rPr>
          <w:rFonts w:ascii="仿宋" w:eastAsia="仿宋" w:hAnsi="仿宋"/>
        </w:rPr>
        <w:t>利用</w:t>
      </w:r>
      <w:r w:rsidR="00AB776C" w:rsidRPr="00AB776C">
        <w:rPr>
          <w:rFonts w:ascii="仿宋" w:eastAsia="仿宋" w:hAnsi="仿宋" w:hint="eastAsia"/>
        </w:rPr>
        <w:t>物理模型提供的边界约束和</w:t>
      </w:r>
      <w:r w:rsidR="00AB776C" w:rsidRPr="00AB776C">
        <w:rPr>
          <w:rFonts w:ascii="仿宋" w:eastAsia="仿宋" w:hAnsi="仿宋"/>
        </w:rPr>
        <w:t>AI的数据拟合能力，</w:t>
      </w:r>
      <w:r w:rsidR="00AB776C">
        <w:rPr>
          <w:rFonts w:ascii="仿宋" w:eastAsia="仿宋" w:hAnsi="仿宋" w:hint="eastAsia"/>
        </w:rPr>
        <w:t>以及</w:t>
      </w:r>
      <w:r w:rsidR="00AB776C" w:rsidRPr="006F1848">
        <w:rPr>
          <w:rFonts w:ascii="仿宋" w:eastAsia="仿宋" w:hAnsi="仿宋"/>
        </w:rPr>
        <w:t>AI模型微调，</w:t>
      </w:r>
      <w:r w:rsidR="00AB776C" w:rsidRPr="00AB776C">
        <w:rPr>
          <w:rFonts w:ascii="仿宋" w:eastAsia="仿宋" w:hAnsi="仿宋" w:hint="eastAsia"/>
        </w:rPr>
        <w:t>实现</w:t>
      </w:r>
      <w:r w:rsidR="00AB776C" w:rsidRPr="006F1848">
        <w:rPr>
          <w:rFonts w:ascii="仿宋" w:eastAsia="仿宋" w:hAnsi="仿宋"/>
        </w:rPr>
        <w:t>复杂工况下电池</w:t>
      </w:r>
      <w:r w:rsidR="00AB776C" w:rsidRPr="00AB776C">
        <w:rPr>
          <w:rFonts w:ascii="仿宋" w:eastAsia="仿宋" w:hAnsi="仿宋"/>
        </w:rPr>
        <w:t>健康状态的精准评估</w:t>
      </w:r>
      <w:r w:rsidR="00AB776C">
        <w:rPr>
          <w:rFonts w:ascii="仿宋" w:eastAsia="仿宋" w:hAnsi="仿宋" w:hint="eastAsia"/>
        </w:rPr>
        <w:t>、异常识别</w:t>
      </w:r>
      <w:r w:rsidR="0060664E">
        <w:rPr>
          <w:rFonts w:ascii="仿宋" w:eastAsia="仿宋" w:hAnsi="仿宋" w:hint="eastAsia"/>
        </w:rPr>
        <w:t>、</w:t>
      </w:r>
      <w:r w:rsidR="00AB776C">
        <w:rPr>
          <w:rFonts w:ascii="仿宋" w:eastAsia="仿宋" w:hAnsi="仿宋" w:hint="eastAsia"/>
        </w:rPr>
        <w:t>超前预警</w:t>
      </w:r>
      <w:r w:rsidR="0060664E">
        <w:rPr>
          <w:rFonts w:ascii="仿宋" w:eastAsia="仿宋" w:hAnsi="仿宋" w:hint="eastAsia"/>
        </w:rPr>
        <w:t>和故障诊断</w:t>
      </w:r>
      <w:r w:rsidR="00AB776C" w:rsidRPr="006F1848">
        <w:rPr>
          <w:rFonts w:ascii="仿宋" w:eastAsia="仿宋" w:hAnsi="仿宋"/>
        </w:rPr>
        <w:t>。</w:t>
      </w:r>
    </w:p>
    <w:p w14:paraId="4400A28E" w14:textId="77777777" w:rsidR="0060664E" w:rsidRPr="00257FF7" w:rsidRDefault="0060664E" w:rsidP="0060664E">
      <w:pPr>
        <w:widowControl/>
        <w:ind w:firstLine="420"/>
        <w:rPr>
          <w:rFonts w:ascii="仿宋" w:eastAsia="仿宋" w:hAnsi="仿宋"/>
          <w:b/>
          <w:color w:val="FF0000"/>
        </w:rPr>
      </w:pPr>
      <w:r w:rsidRPr="00257FF7">
        <w:rPr>
          <w:rFonts w:ascii="仿宋" w:eastAsia="仿宋" w:hAnsi="仿宋" w:hint="eastAsia"/>
          <w:b/>
          <w:color w:val="FF0000"/>
        </w:rPr>
        <w:t>补个技术流程图</w:t>
      </w:r>
    </w:p>
    <w:p w14:paraId="2C473D1F" w14:textId="77777777" w:rsidR="0060664E" w:rsidRDefault="0060664E" w:rsidP="00AB776C">
      <w:pPr>
        <w:widowControl/>
        <w:ind w:firstLine="420"/>
        <w:rPr>
          <w:rFonts w:ascii="仿宋" w:eastAsia="仿宋" w:hAnsi="仿宋"/>
        </w:rPr>
      </w:pPr>
    </w:p>
    <w:p w14:paraId="26FAFD41" w14:textId="24F85A4B" w:rsidR="00257FF7" w:rsidRDefault="0060664E" w:rsidP="00504416">
      <w:pPr>
        <w:pStyle w:val="3"/>
      </w:pPr>
      <w:r>
        <w:rPr>
          <w:rFonts w:hint="eastAsia"/>
        </w:rPr>
        <w:lastRenderedPageBreak/>
        <w:t>1</w:t>
      </w:r>
      <w:r>
        <w:t>.</w:t>
      </w:r>
      <w:r>
        <w:rPr>
          <w:rFonts w:hint="eastAsia"/>
        </w:rPr>
        <w:t>1</w:t>
      </w:r>
      <w:r w:rsidR="00561011">
        <w:rPr>
          <w:rFonts w:hint="eastAsia"/>
        </w:rPr>
        <w:t>、</w:t>
      </w:r>
      <w:r w:rsidR="00257FF7">
        <w:rPr>
          <w:rFonts w:hint="eastAsia"/>
        </w:rPr>
        <w:t>高精度</w:t>
      </w:r>
      <w:r w:rsidR="005424EC">
        <w:rPr>
          <w:rFonts w:hint="eastAsia"/>
        </w:rPr>
        <w:t>S</w:t>
      </w:r>
      <w:r w:rsidR="005424EC">
        <w:t>OC</w:t>
      </w:r>
      <w:r w:rsidR="00257FF7">
        <w:rPr>
          <w:rFonts w:hint="eastAsia"/>
        </w:rPr>
        <w:t>技术</w:t>
      </w:r>
    </w:p>
    <w:p w14:paraId="3E0CB9D5" w14:textId="7B2883E3" w:rsidR="0060664E" w:rsidRPr="00657331" w:rsidRDefault="0060664E" w:rsidP="00257FF7">
      <w:pPr>
        <w:rPr>
          <w:rFonts w:ascii="仿宋" w:eastAsia="仿宋" w:hAnsi="仿宋"/>
          <w:b/>
        </w:rPr>
      </w:pPr>
      <w:r>
        <w:rPr>
          <w:rFonts w:ascii="仿宋" w:eastAsia="仿宋" w:hAnsi="仿宋" w:hint="eastAsia"/>
          <w:b/>
        </w:rPr>
        <w:t>技术原理：</w:t>
      </w:r>
      <w:r w:rsidR="00657331" w:rsidRPr="00657331">
        <w:rPr>
          <w:rFonts w:ascii="仿宋" w:eastAsia="仿宋" w:hAnsi="仿宋"/>
        </w:rPr>
        <w:t>锂电池作为高度复杂的非线性系统，其SOC受到温度、倍率、老化程度、电压滞后效应等多种因素的耦合影响。核心</w:t>
      </w:r>
      <w:r w:rsidR="00657331" w:rsidRPr="00B452BB">
        <w:rPr>
          <w:rFonts w:ascii="仿宋" w:eastAsia="仿宋" w:hAnsi="仿宋"/>
          <w:szCs w:val="24"/>
        </w:rPr>
        <w:t>以等效电路模型为主，结合扩展卡尔曼滤波算法来实现电池单体的高精度SOC评估</w:t>
      </w:r>
      <w:r w:rsidR="00657331" w:rsidRPr="00657331">
        <w:rPr>
          <w:rFonts w:ascii="仿宋" w:eastAsia="仿宋" w:hAnsi="仿宋"/>
        </w:rPr>
        <w:t>。</w:t>
      </w:r>
    </w:p>
    <w:p w14:paraId="2D110415" w14:textId="18D651F3" w:rsidR="0060664E" w:rsidRDefault="0060664E" w:rsidP="00257FF7">
      <w:pPr>
        <w:rPr>
          <w:rFonts w:ascii="仿宋" w:eastAsia="仿宋" w:hAnsi="仿宋"/>
          <w:b/>
        </w:rPr>
      </w:pPr>
      <w:r>
        <w:rPr>
          <w:rFonts w:ascii="仿宋" w:eastAsia="仿宋" w:hAnsi="仿宋" w:hint="eastAsia"/>
          <w:b/>
        </w:rPr>
        <w:t>技术方案：</w:t>
      </w:r>
    </w:p>
    <w:p w14:paraId="593455D9" w14:textId="77777777" w:rsidR="00657331" w:rsidRDefault="0031726F" w:rsidP="00657331">
      <w:pPr>
        <w:rPr>
          <w:rFonts w:ascii="仿宋" w:eastAsia="仿宋" w:hAnsi="仿宋"/>
          <w:b/>
        </w:rPr>
      </w:pPr>
      <w:r w:rsidRPr="0031726F">
        <w:rPr>
          <w:rFonts w:ascii="仿宋" w:eastAsia="仿宋" w:hAnsi="仿宋" w:hint="eastAsia"/>
          <w:b/>
        </w:rPr>
        <w:t>技术优势</w:t>
      </w:r>
      <w:r>
        <w:rPr>
          <w:rFonts w:ascii="仿宋" w:eastAsia="仿宋" w:hAnsi="仿宋" w:hint="eastAsia"/>
          <w:b/>
        </w:rPr>
        <w:t>：</w:t>
      </w:r>
    </w:p>
    <w:p w14:paraId="71128B46" w14:textId="2355A28F" w:rsidR="0060664E" w:rsidRDefault="0060664E" w:rsidP="00257FF7">
      <w:pPr>
        <w:rPr>
          <w:rFonts w:ascii="仿宋" w:eastAsia="仿宋" w:hAnsi="仿宋"/>
          <w:b/>
        </w:rPr>
      </w:pPr>
      <w:r>
        <w:rPr>
          <w:rFonts w:ascii="仿宋" w:eastAsia="仿宋" w:hAnsi="仿宋" w:hint="eastAsia"/>
          <w:b/>
        </w:rPr>
        <w:t>场景验证：</w:t>
      </w:r>
    </w:p>
    <w:p w14:paraId="274A126E" w14:textId="77777777" w:rsidR="005424EC" w:rsidRPr="0060664E" w:rsidRDefault="005424EC" w:rsidP="00257FF7">
      <w:pPr>
        <w:rPr>
          <w:rFonts w:ascii="仿宋" w:eastAsia="仿宋" w:hAnsi="仿宋"/>
          <w:b/>
        </w:rPr>
      </w:pPr>
    </w:p>
    <w:p w14:paraId="74E7B2B8" w14:textId="66ACA544" w:rsidR="00257FF7" w:rsidRDefault="0060664E" w:rsidP="00504416">
      <w:pPr>
        <w:pStyle w:val="3"/>
      </w:pPr>
      <w:r>
        <w:rPr>
          <w:rFonts w:hint="eastAsia"/>
        </w:rPr>
        <w:t>1</w:t>
      </w:r>
      <w:r>
        <w:t>.2</w:t>
      </w:r>
      <w:r w:rsidR="00561011">
        <w:rPr>
          <w:rFonts w:hint="eastAsia"/>
        </w:rPr>
        <w:t>、</w:t>
      </w:r>
      <w:r w:rsidR="00257FF7">
        <w:rPr>
          <w:rFonts w:hint="eastAsia"/>
        </w:rPr>
        <w:t>高精度电池寿命预测技术</w:t>
      </w:r>
    </w:p>
    <w:p w14:paraId="6FFF2112" w14:textId="71366D2A" w:rsidR="004E1553" w:rsidRDefault="0031726F" w:rsidP="0031726F">
      <w:pPr>
        <w:rPr>
          <w:rFonts w:ascii="仿宋" w:eastAsia="仿宋" w:hAnsi="仿宋"/>
          <w:b/>
        </w:rPr>
      </w:pPr>
      <w:r>
        <w:rPr>
          <w:rFonts w:ascii="仿宋" w:eastAsia="仿宋" w:hAnsi="仿宋" w:hint="eastAsia"/>
          <w:b/>
        </w:rPr>
        <w:t>技术原理：</w:t>
      </w:r>
    </w:p>
    <w:p w14:paraId="37E771AF" w14:textId="77777777" w:rsidR="006D1671" w:rsidRPr="006D1671" w:rsidRDefault="00D431B5" w:rsidP="006D1671">
      <w:pPr>
        <w:widowControl/>
        <w:ind w:firstLine="420"/>
        <w:rPr>
          <w:rFonts w:ascii="仿宋" w:eastAsia="仿宋" w:hAnsi="仿宋"/>
        </w:rPr>
      </w:pPr>
      <w:r w:rsidRPr="006D1671">
        <w:rPr>
          <w:rFonts w:ascii="仿宋" w:eastAsia="仿宋" w:hAnsi="仿宋" w:hint="eastAsia"/>
        </w:rPr>
        <w:t>本技术摒弃“唯数据”或“唯机理”的单一路径，提出“双轮驱动、动态协同”的智能预测方法，在保证物理可解释性的同时，充分释放</w:t>
      </w:r>
      <w:r w:rsidRPr="006D1671">
        <w:rPr>
          <w:rFonts w:ascii="仿宋" w:eastAsia="仿宋" w:hAnsi="仿宋"/>
        </w:rPr>
        <w:t>AI在复杂模式识别中的潜力。</w:t>
      </w:r>
      <w:r w:rsidR="006D1671" w:rsidRPr="006D1671">
        <w:rPr>
          <w:rFonts w:ascii="仿宋" w:eastAsia="仿宋" w:hAnsi="仿宋"/>
        </w:rPr>
        <w:t>技术以“</w:t>
      </w:r>
      <w:r w:rsidR="006D1671" w:rsidRPr="006D1671">
        <w:rPr>
          <w:rFonts w:ascii="仿宋" w:eastAsia="仿宋" w:hAnsi="仿宋"/>
          <w:bCs/>
        </w:rPr>
        <w:t>电化学机理-人工智能双引擎融合架构</w:t>
      </w:r>
      <w:r w:rsidR="006D1671" w:rsidRPr="006D1671">
        <w:rPr>
          <w:rFonts w:ascii="仿宋" w:eastAsia="仿宋" w:hAnsi="仿宋"/>
        </w:rPr>
        <w:t>”，深度融合物理解释性强的老化模型与学习泛化能力强的数据驱动模型，构建具备在线学习、场景感知与闭环优化的三重能力的智能预测体系。通过引入</w:t>
      </w:r>
      <w:r w:rsidR="006D1671" w:rsidRPr="006D1671">
        <w:rPr>
          <w:rFonts w:ascii="仿宋" w:eastAsia="仿宋" w:hAnsi="仿宋"/>
          <w:bCs/>
        </w:rPr>
        <w:t>多维应力累积建模、Transformer时序预测、</w:t>
      </w:r>
      <w:proofErr w:type="gramStart"/>
      <w:r w:rsidR="006D1671" w:rsidRPr="006D1671">
        <w:rPr>
          <w:rFonts w:ascii="仿宋" w:eastAsia="仿宋" w:hAnsi="仿宋"/>
          <w:bCs/>
        </w:rPr>
        <w:t>簇级缓存</w:t>
      </w:r>
      <w:proofErr w:type="gramEnd"/>
      <w:r w:rsidR="006D1671" w:rsidRPr="006D1671">
        <w:rPr>
          <w:rFonts w:ascii="仿宋" w:eastAsia="仿宋" w:hAnsi="仿宋"/>
          <w:bCs/>
        </w:rPr>
        <w:t>调度</w:t>
      </w:r>
      <w:r w:rsidR="006D1671" w:rsidRPr="006D1671">
        <w:rPr>
          <w:rFonts w:ascii="仿宋" w:eastAsia="仿宋" w:hAnsi="仿宋"/>
        </w:rPr>
        <w:t>等关键要素，有效突破了精度、鲁棒性与计算效率三大瓶颈。实证显示，在电池全生命周期的主要运行阶段，该技术可实现</w:t>
      </w:r>
      <w:r w:rsidR="006D1671" w:rsidRPr="006D1671">
        <w:rPr>
          <w:rFonts w:ascii="仿宋" w:eastAsia="仿宋" w:hAnsi="仿宋"/>
          <w:bCs/>
        </w:rPr>
        <w:t>SOH预测误差≤3%</w:t>
      </w:r>
      <w:r w:rsidR="006D1671" w:rsidRPr="006D1671">
        <w:rPr>
          <w:rFonts w:ascii="仿宋" w:eastAsia="仿宋" w:hAnsi="仿宋"/>
        </w:rPr>
        <w:t>，显著优于行业平均水平，为储能资产的价值评估、风险预警、运</w:t>
      </w:r>
      <w:proofErr w:type="gramStart"/>
      <w:r w:rsidR="006D1671" w:rsidRPr="006D1671">
        <w:rPr>
          <w:rFonts w:ascii="仿宋" w:eastAsia="仿宋" w:hAnsi="仿宋"/>
        </w:rPr>
        <w:t>维决策</w:t>
      </w:r>
      <w:proofErr w:type="gramEnd"/>
      <w:r w:rsidR="006D1671" w:rsidRPr="006D1671">
        <w:rPr>
          <w:rFonts w:ascii="仿宋" w:eastAsia="仿宋" w:hAnsi="仿宋"/>
        </w:rPr>
        <w:t>与金融化赋能提供坚实的技术支撑。</w:t>
      </w:r>
    </w:p>
    <w:p w14:paraId="796A517B" w14:textId="77777777" w:rsidR="006D1671" w:rsidRDefault="00D431B5" w:rsidP="00D431B5">
      <w:pPr>
        <w:rPr>
          <w:rFonts w:ascii="仿宋" w:eastAsia="仿宋" w:hAnsi="仿宋"/>
          <w:b/>
        </w:rPr>
      </w:pPr>
      <w:r>
        <w:rPr>
          <w:rFonts w:ascii="仿宋" w:eastAsia="仿宋" w:hAnsi="仿宋" w:hint="eastAsia"/>
          <w:b/>
        </w:rPr>
        <w:t>技术方案：</w:t>
      </w:r>
    </w:p>
    <w:p w14:paraId="437E9165" w14:textId="77777777" w:rsidR="006D1671" w:rsidRDefault="00D431B5" w:rsidP="006D1671">
      <w:pPr>
        <w:rPr>
          <w:rFonts w:ascii="仿宋" w:eastAsia="仿宋" w:hAnsi="仿宋"/>
          <w:bCs/>
        </w:rPr>
      </w:pPr>
      <w:r w:rsidRPr="00D431B5">
        <w:rPr>
          <w:rFonts w:ascii="仿宋" w:eastAsia="仿宋" w:hAnsi="仿宋" w:hint="eastAsia"/>
          <w:bCs/>
        </w:rPr>
        <w:t>本方案采用分层解耦、模块自治、弹性扩展的工程架构。</w:t>
      </w:r>
    </w:p>
    <w:p w14:paraId="11C08083" w14:textId="04837DD2" w:rsidR="006D1671" w:rsidRPr="00D431B5" w:rsidRDefault="006D1671" w:rsidP="006D1671">
      <w:pPr>
        <w:rPr>
          <w:rFonts w:ascii="仿宋" w:eastAsia="仿宋" w:hAnsi="仿宋"/>
        </w:rPr>
      </w:pPr>
      <w:r w:rsidRPr="00D431B5">
        <w:rPr>
          <w:rFonts w:ascii="仿宋" w:eastAsia="仿宋" w:hAnsi="仿宋"/>
        </w:rPr>
        <w:t>机理基石：高保真半经验老化模型</w:t>
      </w:r>
      <w:r w:rsidRPr="00D431B5">
        <w:rPr>
          <w:rFonts w:ascii="仿宋" w:eastAsia="仿宋" w:hAnsi="仿宋" w:hint="eastAsia"/>
        </w:rPr>
        <w:t>，</w:t>
      </w:r>
      <w:r w:rsidRPr="00D431B5">
        <w:rPr>
          <w:rFonts w:ascii="仿宋" w:eastAsia="仿宋" w:hAnsi="仿宋"/>
        </w:rPr>
        <w:t>基于电化学第一性原理，将容量衰减解耦为</w:t>
      </w:r>
      <w:r w:rsidRPr="00D431B5">
        <w:rPr>
          <w:rFonts w:ascii="仿宋" w:eastAsia="仿宋" w:hAnsi="仿宋"/>
          <w:bCs/>
        </w:rPr>
        <w:t>日历老化</w:t>
      </w:r>
      <w:r w:rsidRPr="00D431B5">
        <w:rPr>
          <w:rFonts w:ascii="仿宋" w:eastAsia="仿宋" w:hAnsi="仿宋"/>
        </w:rPr>
        <w:t xml:space="preserve"> (Calendar Aging)与</w:t>
      </w:r>
      <w:r w:rsidRPr="00D431B5">
        <w:rPr>
          <w:rFonts w:ascii="仿宋" w:eastAsia="仿宋" w:hAnsi="仿宋"/>
          <w:bCs/>
        </w:rPr>
        <w:t>循环老化</w:t>
      </w:r>
      <w:r w:rsidRPr="00D431B5">
        <w:rPr>
          <w:rFonts w:ascii="仿宋" w:eastAsia="仿宋" w:hAnsi="仿宋"/>
        </w:rPr>
        <w:t xml:space="preserve"> (Cycle Aging)两大机制，并建立量化模型</w:t>
      </w:r>
      <w:r w:rsidRPr="00D431B5">
        <w:rPr>
          <w:rFonts w:ascii="仿宋" w:eastAsia="仿宋" w:hAnsi="仿宋" w:hint="eastAsia"/>
        </w:rPr>
        <w:t>；</w:t>
      </w:r>
      <w:r w:rsidRPr="00D431B5">
        <w:rPr>
          <w:rFonts w:ascii="仿宋" w:eastAsia="仿宋" w:hAnsi="仿宋"/>
        </w:rPr>
        <w:t>为提升输入数据质量，引入</w:t>
      </w:r>
      <w:r w:rsidRPr="00D431B5">
        <w:rPr>
          <w:rFonts w:ascii="仿宋" w:eastAsia="仿宋" w:hAnsi="仿宋"/>
          <w:bCs/>
        </w:rPr>
        <w:t>多维动态分箱技术</w:t>
      </w:r>
      <w:r w:rsidRPr="00D431B5">
        <w:rPr>
          <w:rFonts w:ascii="仿宋" w:eastAsia="仿宋" w:hAnsi="仿宋"/>
        </w:rPr>
        <w:t>，将连续运行工况离散化为“应力单元”，实现老化特征的精细化统计。</w:t>
      </w:r>
    </w:p>
    <w:p w14:paraId="210ED6B7" w14:textId="77777777" w:rsidR="006D1671" w:rsidRPr="00D431B5" w:rsidRDefault="006D1671" w:rsidP="006D1671">
      <w:pPr>
        <w:rPr>
          <w:rFonts w:ascii="仿宋" w:eastAsia="仿宋" w:hAnsi="仿宋"/>
        </w:rPr>
      </w:pPr>
      <w:r w:rsidRPr="00D431B5">
        <w:rPr>
          <w:rFonts w:ascii="仿宋" w:eastAsia="仿宋" w:hAnsi="仿宋" w:hint="eastAsia"/>
        </w:rPr>
        <w:t>智能引擎：基于</w:t>
      </w:r>
      <w:r w:rsidRPr="00D431B5">
        <w:rPr>
          <w:rFonts w:ascii="仿宋" w:eastAsia="仿宋" w:hAnsi="仿宋"/>
        </w:rPr>
        <w:t>Transformer的电压预测模型</w:t>
      </w:r>
      <w:r w:rsidRPr="00D431B5">
        <w:rPr>
          <w:rFonts w:ascii="仿宋" w:eastAsia="仿宋" w:hAnsi="仿宋" w:hint="eastAsia"/>
        </w:rPr>
        <w:t>，针对机理模型在捕捉不同工况场景特征的局限性，构建了端到端的电压曲线预测网络，</w:t>
      </w:r>
    </w:p>
    <w:p w14:paraId="514FFC00" w14:textId="77777777" w:rsidR="006D1671" w:rsidRPr="00D431B5" w:rsidRDefault="006D1671" w:rsidP="006D1671">
      <w:pPr>
        <w:rPr>
          <w:rFonts w:ascii="仿宋" w:eastAsia="仿宋" w:hAnsi="仿宋"/>
        </w:rPr>
      </w:pPr>
      <w:r w:rsidRPr="00D431B5">
        <w:rPr>
          <w:rFonts w:ascii="仿宋" w:eastAsia="仿宋" w:hAnsi="仿宋"/>
          <w:bCs/>
        </w:rPr>
        <w:t>自适应融合校正机制</w:t>
      </w:r>
      <w:r>
        <w:rPr>
          <w:rFonts w:ascii="仿宋" w:eastAsia="仿宋" w:hAnsi="仿宋" w:hint="eastAsia"/>
          <w:bCs/>
        </w:rPr>
        <w:t>：</w:t>
      </w:r>
      <w:r w:rsidRPr="00D431B5">
        <w:rPr>
          <w:rFonts w:ascii="仿宋" w:eastAsia="仿宋" w:hAnsi="仿宋" w:hint="eastAsia"/>
          <w:bCs/>
        </w:rPr>
        <w:t>半经验与数据驱动双模型并不是简单加权平均，而是通过自适应融合与在线校正实现动态协同</w:t>
      </w:r>
      <w:r>
        <w:rPr>
          <w:rFonts w:ascii="仿宋" w:eastAsia="仿宋" w:hAnsi="仿宋" w:hint="eastAsia"/>
          <w:bCs/>
        </w:rPr>
        <w:t>。</w:t>
      </w:r>
    </w:p>
    <w:p w14:paraId="0AB1D9DB" w14:textId="7E8C1B92" w:rsidR="0031726F" w:rsidRDefault="0031726F" w:rsidP="0031726F">
      <w:pPr>
        <w:rPr>
          <w:rFonts w:ascii="仿宋" w:eastAsia="仿宋" w:hAnsi="仿宋"/>
          <w:b/>
        </w:rPr>
      </w:pPr>
      <w:r w:rsidRPr="0031726F">
        <w:rPr>
          <w:rFonts w:ascii="仿宋" w:eastAsia="仿宋" w:hAnsi="仿宋" w:hint="eastAsia"/>
          <w:b/>
        </w:rPr>
        <w:t>技术优势</w:t>
      </w:r>
      <w:r>
        <w:rPr>
          <w:rFonts w:ascii="仿宋" w:eastAsia="仿宋" w:hAnsi="仿宋" w:hint="eastAsia"/>
          <w:b/>
        </w:rPr>
        <w:t>：</w:t>
      </w:r>
    </w:p>
    <w:tbl>
      <w:tblPr>
        <w:tblW w:w="807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8"/>
        <w:gridCol w:w="2126"/>
        <w:gridCol w:w="4531"/>
      </w:tblGrid>
      <w:tr w:rsidR="007E3DE1" w:rsidRPr="00D431B5" w14:paraId="75C65AD8" w14:textId="77777777" w:rsidTr="00A71314">
        <w:trPr>
          <w:trHeight w:val="271"/>
          <w:tblHeader/>
          <w:tblCellSpacing w:w="15" w:type="dxa"/>
          <w:jc w:val="center"/>
        </w:trPr>
        <w:tc>
          <w:tcPr>
            <w:tcW w:w="1373" w:type="dxa"/>
            <w:vAlign w:val="center"/>
            <w:hideMark/>
          </w:tcPr>
          <w:p w14:paraId="171A9533" w14:textId="77777777" w:rsidR="00D431B5" w:rsidRPr="00D431B5" w:rsidRDefault="00D431B5" w:rsidP="006D1671">
            <w:pPr>
              <w:jc w:val="center"/>
              <w:rPr>
                <w:rFonts w:ascii="仿宋" w:eastAsia="仿宋" w:hAnsi="仿宋"/>
              </w:rPr>
            </w:pPr>
            <w:r w:rsidRPr="00D431B5">
              <w:rPr>
                <w:rFonts w:ascii="仿宋" w:eastAsia="仿宋" w:hAnsi="仿宋"/>
              </w:rPr>
              <w:t>对比维度</w:t>
            </w:r>
          </w:p>
        </w:tc>
        <w:tc>
          <w:tcPr>
            <w:tcW w:w="2096" w:type="dxa"/>
            <w:vAlign w:val="center"/>
            <w:hideMark/>
          </w:tcPr>
          <w:p w14:paraId="71DA7DB9" w14:textId="77777777" w:rsidR="00D431B5" w:rsidRPr="00D431B5" w:rsidRDefault="00D431B5" w:rsidP="00D431B5">
            <w:pPr>
              <w:jc w:val="center"/>
              <w:rPr>
                <w:rFonts w:ascii="仿宋" w:eastAsia="仿宋" w:hAnsi="仿宋"/>
              </w:rPr>
            </w:pPr>
            <w:r w:rsidRPr="00D431B5">
              <w:rPr>
                <w:rFonts w:ascii="仿宋" w:eastAsia="仿宋" w:hAnsi="仿宋"/>
              </w:rPr>
              <w:t>行业常见方案</w:t>
            </w:r>
          </w:p>
        </w:tc>
        <w:tc>
          <w:tcPr>
            <w:tcW w:w="4486" w:type="dxa"/>
            <w:vAlign w:val="center"/>
            <w:hideMark/>
          </w:tcPr>
          <w:p w14:paraId="661604E3" w14:textId="77777777" w:rsidR="00D431B5" w:rsidRPr="00D431B5" w:rsidRDefault="00D431B5" w:rsidP="00D431B5">
            <w:pPr>
              <w:jc w:val="center"/>
              <w:rPr>
                <w:rFonts w:ascii="仿宋" w:eastAsia="仿宋" w:hAnsi="仿宋"/>
              </w:rPr>
            </w:pPr>
            <w:r w:rsidRPr="00D431B5">
              <w:rPr>
                <w:rFonts w:ascii="仿宋" w:eastAsia="仿宋" w:hAnsi="仿宋"/>
              </w:rPr>
              <w:t>本技术解决方案与优势</w:t>
            </w:r>
          </w:p>
        </w:tc>
      </w:tr>
      <w:tr w:rsidR="007E3DE1" w:rsidRPr="00203C3C" w14:paraId="46BACA71" w14:textId="77777777" w:rsidTr="00A71314">
        <w:trPr>
          <w:trHeight w:val="530"/>
          <w:tblCellSpacing w:w="15" w:type="dxa"/>
          <w:jc w:val="center"/>
        </w:trPr>
        <w:tc>
          <w:tcPr>
            <w:tcW w:w="1373" w:type="dxa"/>
            <w:vAlign w:val="center"/>
            <w:hideMark/>
          </w:tcPr>
          <w:p w14:paraId="5597FD43" w14:textId="77777777" w:rsidR="00D431B5" w:rsidRPr="00D431B5" w:rsidRDefault="00D431B5" w:rsidP="006D1671">
            <w:pPr>
              <w:jc w:val="center"/>
              <w:rPr>
                <w:rFonts w:ascii="仿宋" w:eastAsia="仿宋" w:hAnsi="仿宋"/>
              </w:rPr>
            </w:pPr>
            <w:r w:rsidRPr="00D431B5">
              <w:rPr>
                <w:rFonts w:ascii="仿宋" w:eastAsia="仿宋" w:hAnsi="仿宋"/>
                <w:b/>
                <w:bCs/>
              </w:rPr>
              <w:t>预测精度</w:t>
            </w:r>
          </w:p>
        </w:tc>
        <w:tc>
          <w:tcPr>
            <w:tcW w:w="2096" w:type="dxa"/>
            <w:vAlign w:val="center"/>
            <w:hideMark/>
          </w:tcPr>
          <w:p w14:paraId="42DBE9A7" w14:textId="77777777" w:rsidR="00D431B5" w:rsidRPr="00D431B5" w:rsidRDefault="00D431B5" w:rsidP="00D431B5">
            <w:pPr>
              <w:rPr>
                <w:rFonts w:ascii="仿宋" w:eastAsia="仿宋" w:hAnsi="仿宋"/>
              </w:rPr>
            </w:pPr>
            <w:r w:rsidRPr="00D431B5">
              <w:rPr>
                <w:rFonts w:ascii="仿宋" w:eastAsia="仿宋" w:hAnsi="仿宋"/>
              </w:rPr>
              <w:t>单一模型，误差&gt;5%，末期失控</w:t>
            </w:r>
          </w:p>
        </w:tc>
        <w:tc>
          <w:tcPr>
            <w:tcW w:w="4486" w:type="dxa"/>
            <w:vAlign w:val="center"/>
            <w:hideMark/>
          </w:tcPr>
          <w:p w14:paraId="099F7E3E" w14:textId="77777777" w:rsidR="00D431B5" w:rsidRPr="00D431B5" w:rsidRDefault="00D431B5" w:rsidP="00D431B5">
            <w:pPr>
              <w:rPr>
                <w:rFonts w:ascii="仿宋" w:eastAsia="仿宋" w:hAnsi="仿宋"/>
              </w:rPr>
            </w:pPr>
            <w:r w:rsidRPr="00D431B5">
              <w:rPr>
                <w:rFonts w:ascii="仿宋" w:eastAsia="仿宋" w:hAnsi="仿宋"/>
              </w:rPr>
              <w:t>双模型融合校验，全生命周期误差≤3%，寿命末期预测稳定性显著提升</w:t>
            </w:r>
          </w:p>
        </w:tc>
      </w:tr>
      <w:tr w:rsidR="007E3DE1" w:rsidRPr="00203C3C" w14:paraId="3DB2AC6F" w14:textId="77777777" w:rsidTr="00A71314">
        <w:trPr>
          <w:trHeight w:val="543"/>
          <w:tblCellSpacing w:w="15" w:type="dxa"/>
          <w:jc w:val="center"/>
        </w:trPr>
        <w:tc>
          <w:tcPr>
            <w:tcW w:w="1373" w:type="dxa"/>
            <w:vAlign w:val="center"/>
            <w:hideMark/>
          </w:tcPr>
          <w:p w14:paraId="06F53A8E" w14:textId="77777777" w:rsidR="00D431B5" w:rsidRPr="00D431B5" w:rsidRDefault="00D431B5" w:rsidP="006D1671">
            <w:pPr>
              <w:jc w:val="center"/>
              <w:rPr>
                <w:rFonts w:ascii="仿宋" w:eastAsia="仿宋" w:hAnsi="仿宋"/>
              </w:rPr>
            </w:pPr>
            <w:r w:rsidRPr="00D431B5">
              <w:rPr>
                <w:rFonts w:ascii="仿宋" w:eastAsia="仿宋" w:hAnsi="仿宋"/>
                <w:b/>
                <w:bCs/>
              </w:rPr>
              <w:t>自适应能力</w:t>
            </w:r>
          </w:p>
        </w:tc>
        <w:tc>
          <w:tcPr>
            <w:tcW w:w="2096" w:type="dxa"/>
            <w:vAlign w:val="center"/>
            <w:hideMark/>
          </w:tcPr>
          <w:p w14:paraId="08D40379" w14:textId="77777777" w:rsidR="00D431B5" w:rsidRPr="00D431B5" w:rsidRDefault="00D431B5" w:rsidP="008047BC">
            <w:pPr>
              <w:rPr>
                <w:rFonts w:ascii="仿宋" w:eastAsia="仿宋" w:hAnsi="仿宋"/>
              </w:rPr>
            </w:pPr>
            <w:r w:rsidRPr="00D431B5">
              <w:rPr>
                <w:rFonts w:ascii="仿宋" w:eastAsia="仿宋" w:hAnsi="仿宋"/>
              </w:rPr>
              <w:t>参数固化，无法跟踪个体差异</w:t>
            </w:r>
          </w:p>
        </w:tc>
        <w:tc>
          <w:tcPr>
            <w:tcW w:w="4486" w:type="dxa"/>
            <w:vAlign w:val="center"/>
            <w:hideMark/>
          </w:tcPr>
          <w:p w14:paraId="4896010A" w14:textId="77777777" w:rsidR="00D431B5" w:rsidRPr="00D431B5" w:rsidRDefault="00D431B5" w:rsidP="008047BC">
            <w:pPr>
              <w:rPr>
                <w:rFonts w:ascii="仿宋" w:eastAsia="仿宋" w:hAnsi="仿宋"/>
              </w:rPr>
            </w:pPr>
            <w:r w:rsidRPr="00D431B5">
              <w:rPr>
                <w:rFonts w:ascii="仿宋" w:eastAsia="仿宋" w:hAnsi="仿宋"/>
              </w:rPr>
              <w:t>在线修正，动态调整关键参数，实现自适应、个体化的精准预测</w:t>
            </w:r>
          </w:p>
        </w:tc>
      </w:tr>
      <w:tr w:rsidR="007E3DE1" w:rsidRPr="00203C3C" w14:paraId="52153B0A" w14:textId="77777777" w:rsidTr="00A71314">
        <w:trPr>
          <w:trHeight w:val="802"/>
          <w:tblCellSpacing w:w="15" w:type="dxa"/>
          <w:jc w:val="center"/>
        </w:trPr>
        <w:tc>
          <w:tcPr>
            <w:tcW w:w="1373" w:type="dxa"/>
            <w:vAlign w:val="center"/>
            <w:hideMark/>
          </w:tcPr>
          <w:p w14:paraId="0A8DE2F6" w14:textId="77777777" w:rsidR="00D431B5" w:rsidRPr="00D431B5" w:rsidRDefault="00D431B5" w:rsidP="006D1671">
            <w:pPr>
              <w:jc w:val="center"/>
              <w:rPr>
                <w:rFonts w:ascii="仿宋" w:eastAsia="仿宋" w:hAnsi="仿宋"/>
              </w:rPr>
            </w:pPr>
            <w:r w:rsidRPr="00D431B5">
              <w:rPr>
                <w:rFonts w:ascii="仿宋" w:eastAsia="仿宋" w:hAnsi="仿宋"/>
                <w:b/>
                <w:bCs/>
              </w:rPr>
              <w:t>场景鲁棒性</w:t>
            </w:r>
          </w:p>
        </w:tc>
        <w:tc>
          <w:tcPr>
            <w:tcW w:w="2096" w:type="dxa"/>
            <w:vAlign w:val="center"/>
            <w:hideMark/>
          </w:tcPr>
          <w:p w14:paraId="0048B988" w14:textId="77777777" w:rsidR="00D431B5" w:rsidRPr="00D431B5" w:rsidRDefault="00D431B5" w:rsidP="008047BC">
            <w:pPr>
              <w:rPr>
                <w:rFonts w:ascii="仿宋" w:eastAsia="仿宋" w:hAnsi="仿宋"/>
              </w:rPr>
            </w:pPr>
            <w:r w:rsidRPr="00D431B5">
              <w:rPr>
                <w:rFonts w:ascii="仿宋" w:eastAsia="仿宋" w:hAnsi="仿宋"/>
              </w:rPr>
              <w:t>对BOL/EOL/数据缺失敏感</w:t>
            </w:r>
          </w:p>
        </w:tc>
        <w:tc>
          <w:tcPr>
            <w:tcW w:w="4486" w:type="dxa"/>
            <w:vAlign w:val="center"/>
            <w:hideMark/>
          </w:tcPr>
          <w:p w14:paraId="010258CC" w14:textId="77777777" w:rsidR="00D431B5" w:rsidRPr="00D431B5" w:rsidRDefault="00D431B5" w:rsidP="008047BC">
            <w:pPr>
              <w:rPr>
                <w:rFonts w:ascii="仿宋" w:eastAsia="仿宋" w:hAnsi="仿宋"/>
              </w:rPr>
            </w:pPr>
            <w:r w:rsidRPr="00D431B5">
              <w:rPr>
                <w:rFonts w:ascii="仿宋" w:eastAsia="仿宋" w:hAnsi="仿宋"/>
              </w:rPr>
              <w:t>内置多场景智能处理器，自动处理BOL活化、EOL加速老化、数据中断等复杂场景，保障预测连续性</w:t>
            </w:r>
          </w:p>
        </w:tc>
      </w:tr>
      <w:tr w:rsidR="007E3DE1" w:rsidRPr="00203C3C" w14:paraId="34C8451B" w14:textId="77777777" w:rsidTr="00A71314">
        <w:trPr>
          <w:trHeight w:val="543"/>
          <w:tblCellSpacing w:w="15" w:type="dxa"/>
          <w:jc w:val="center"/>
        </w:trPr>
        <w:tc>
          <w:tcPr>
            <w:tcW w:w="1373" w:type="dxa"/>
            <w:vAlign w:val="center"/>
            <w:hideMark/>
          </w:tcPr>
          <w:p w14:paraId="1386C7F0" w14:textId="77777777" w:rsidR="00D431B5" w:rsidRPr="00D431B5" w:rsidRDefault="00D431B5" w:rsidP="006D1671">
            <w:pPr>
              <w:jc w:val="center"/>
              <w:rPr>
                <w:rFonts w:ascii="仿宋" w:eastAsia="仿宋" w:hAnsi="仿宋"/>
              </w:rPr>
            </w:pPr>
            <w:r w:rsidRPr="00D431B5">
              <w:rPr>
                <w:rFonts w:ascii="仿宋" w:eastAsia="仿宋" w:hAnsi="仿宋"/>
                <w:b/>
                <w:bCs/>
              </w:rPr>
              <w:t>计算与扩展性</w:t>
            </w:r>
          </w:p>
        </w:tc>
        <w:tc>
          <w:tcPr>
            <w:tcW w:w="2096" w:type="dxa"/>
            <w:vAlign w:val="center"/>
            <w:hideMark/>
          </w:tcPr>
          <w:p w14:paraId="34B0FE0E" w14:textId="77777777" w:rsidR="00D431B5" w:rsidRPr="00D431B5" w:rsidRDefault="00D431B5" w:rsidP="008047BC">
            <w:pPr>
              <w:rPr>
                <w:rFonts w:ascii="仿宋" w:eastAsia="仿宋" w:hAnsi="仿宋"/>
              </w:rPr>
            </w:pPr>
            <w:r w:rsidRPr="00D431B5">
              <w:rPr>
                <w:rFonts w:ascii="仿宋" w:eastAsia="仿宋" w:hAnsi="仿宋"/>
              </w:rPr>
              <w:t>串行计算，难扩展至万</w:t>
            </w:r>
            <w:r w:rsidRPr="00D431B5">
              <w:rPr>
                <w:rFonts w:ascii="仿宋" w:eastAsia="仿宋" w:hAnsi="仿宋"/>
              </w:rPr>
              <w:lastRenderedPageBreak/>
              <w:t>级电芯</w:t>
            </w:r>
          </w:p>
        </w:tc>
        <w:tc>
          <w:tcPr>
            <w:tcW w:w="4486" w:type="dxa"/>
            <w:vAlign w:val="center"/>
            <w:hideMark/>
          </w:tcPr>
          <w:p w14:paraId="050F3DF3" w14:textId="77777777" w:rsidR="00D431B5" w:rsidRPr="00D431B5" w:rsidRDefault="00D431B5" w:rsidP="008047BC">
            <w:pPr>
              <w:rPr>
                <w:rFonts w:ascii="仿宋" w:eastAsia="仿宋" w:hAnsi="仿宋"/>
              </w:rPr>
            </w:pPr>
            <w:r w:rsidRPr="00D431B5">
              <w:rPr>
                <w:rFonts w:ascii="仿宋" w:eastAsia="仿宋" w:hAnsi="仿宋"/>
              </w:rPr>
              <w:lastRenderedPageBreak/>
              <w:t>高效缓存架构，支持50万级电芯</w:t>
            </w:r>
            <w:proofErr w:type="gramStart"/>
            <w:r w:rsidRPr="00D431B5">
              <w:rPr>
                <w:rFonts w:ascii="仿宋" w:eastAsia="仿宋" w:hAnsi="仿宋"/>
              </w:rPr>
              <w:t>的日度批量</w:t>
            </w:r>
            <w:proofErr w:type="gramEnd"/>
            <w:r w:rsidRPr="00D431B5">
              <w:rPr>
                <w:rFonts w:ascii="仿宋" w:eastAsia="仿宋" w:hAnsi="仿宋"/>
              </w:rPr>
              <w:t>估</w:t>
            </w:r>
            <w:r w:rsidRPr="00D431B5">
              <w:rPr>
                <w:rFonts w:ascii="仿宋" w:eastAsia="仿宋" w:hAnsi="仿宋"/>
              </w:rPr>
              <w:lastRenderedPageBreak/>
              <w:t>算，计算效率满足大型电站运维节奏</w:t>
            </w:r>
          </w:p>
        </w:tc>
      </w:tr>
      <w:tr w:rsidR="007E3DE1" w:rsidRPr="00203C3C" w14:paraId="0B1B4E27" w14:textId="77777777" w:rsidTr="00A71314">
        <w:trPr>
          <w:trHeight w:val="271"/>
          <w:tblCellSpacing w:w="15" w:type="dxa"/>
          <w:jc w:val="center"/>
        </w:trPr>
        <w:tc>
          <w:tcPr>
            <w:tcW w:w="1373" w:type="dxa"/>
            <w:vAlign w:val="center"/>
            <w:hideMark/>
          </w:tcPr>
          <w:p w14:paraId="020FEEA2" w14:textId="77777777" w:rsidR="00D431B5" w:rsidRPr="00D431B5" w:rsidRDefault="00D431B5" w:rsidP="006D1671">
            <w:pPr>
              <w:jc w:val="center"/>
              <w:rPr>
                <w:rFonts w:ascii="仿宋" w:eastAsia="仿宋" w:hAnsi="仿宋"/>
              </w:rPr>
            </w:pPr>
            <w:r w:rsidRPr="00D431B5">
              <w:rPr>
                <w:rFonts w:ascii="仿宋" w:eastAsia="仿宋" w:hAnsi="仿宋"/>
                <w:b/>
                <w:bCs/>
              </w:rPr>
              <w:lastRenderedPageBreak/>
              <w:t>工程易用性</w:t>
            </w:r>
          </w:p>
        </w:tc>
        <w:tc>
          <w:tcPr>
            <w:tcW w:w="2096" w:type="dxa"/>
            <w:vAlign w:val="center"/>
            <w:hideMark/>
          </w:tcPr>
          <w:p w14:paraId="38427DD1" w14:textId="77777777" w:rsidR="00D431B5" w:rsidRPr="00D431B5" w:rsidRDefault="00D431B5" w:rsidP="008047BC">
            <w:pPr>
              <w:rPr>
                <w:rFonts w:ascii="仿宋" w:eastAsia="仿宋" w:hAnsi="仿宋"/>
              </w:rPr>
            </w:pPr>
            <w:r w:rsidRPr="00D431B5">
              <w:rPr>
                <w:rFonts w:ascii="仿宋" w:eastAsia="仿宋" w:hAnsi="仿宋"/>
              </w:rPr>
              <w:t>算法耦合深，部署复杂</w:t>
            </w:r>
          </w:p>
        </w:tc>
        <w:tc>
          <w:tcPr>
            <w:tcW w:w="4486" w:type="dxa"/>
            <w:vAlign w:val="center"/>
            <w:hideMark/>
          </w:tcPr>
          <w:p w14:paraId="69E180E9" w14:textId="77777777" w:rsidR="00D431B5" w:rsidRPr="00D431B5" w:rsidRDefault="00D431B5" w:rsidP="008047BC">
            <w:pPr>
              <w:rPr>
                <w:rFonts w:ascii="仿宋" w:eastAsia="仿宋" w:hAnsi="仿宋"/>
              </w:rPr>
            </w:pPr>
            <w:r w:rsidRPr="00D431B5">
              <w:rPr>
                <w:rFonts w:ascii="仿宋" w:eastAsia="仿宋" w:hAnsi="仿宋"/>
              </w:rPr>
              <w:t>模块化设计、标准化接口，支持云边协同部署</w:t>
            </w:r>
          </w:p>
        </w:tc>
      </w:tr>
    </w:tbl>
    <w:p w14:paraId="40184B52" w14:textId="576FCE75" w:rsidR="0060664E" w:rsidRDefault="0031726F" w:rsidP="0031726F">
      <w:pPr>
        <w:rPr>
          <w:rFonts w:ascii="仿宋" w:eastAsia="仿宋" w:hAnsi="仿宋"/>
          <w:b/>
        </w:rPr>
      </w:pPr>
      <w:r>
        <w:rPr>
          <w:rFonts w:ascii="仿宋" w:eastAsia="仿宋" w:hAnsi="仿宋" w:hint="eastAsia"/>
          <w:b/>
        </w:rPr>
        <w:t>场景验证：</w:t>
      </w:r>
    </w:p>
    <w:tbl>
      <w:tblPr>
        <w:tblW w:w="803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2"/>
        <w:gridCol w:w="2183"/>
        <w:gridCol w:w="1073"/>
        <w:gridCol w:w="1073"/>
        <w:gridCol w:w="1138"/>
        <w:gridCol w:w="1414"/>
      </w:tblGrid>
      <w:tr w:rsidR="006D1671" w:rsidRPr="00203C3C" w14:paraId="542B6A62" w14:textId="77777777" w:rsidTr="00A71314">
        <w:trPr>
          <w:trHeight w:val="337"/>
          <w:tblHeader/>
          <w:tblCellSpacing w:w="15" w:type="dxa"/>
          <w:jc w:val="center"/>
        </w:trPr>
        <w:tc>
          <w:tcPr>
            <w:tcW w:w="0" w:type="auto"/>
            <w:vAlign w:val="center"/>
            <w:hideMark/>
          </w:tcPr>
          <w:p w14:paraId="32228E96" w14:textId="77777777" w:rsidR="006D1671" w:rsidRPr="006D1671" w:rsidRDefault="006D1671" w:rsidP="00B2450A">
            <w:pPr>
              <w:widowControl/>
              <w:jc w:val="center"/>
              <w:rPr>
                <w:rFonts w:ascii="仿宋" w:eastAsia="仿宋" w:hAnsi="仿宋"/>
              </w:rPr>
            </w:pPr>
            <w:r w:rsidRPr="006D1671">
              <w:rPr>
                <w:rFonts w:ascii="仿宋" w:eastAsia="仿宋" w:hAnsi="仿宋"/>
              </w:rPr>
              <w:t>电站名称</w:t>
            </w:r>
          </w:p>
        </w:tc>
        <w:tc>
          <w:tcPr>
            <w:tcW w:w="0" w:type="auto"/>
            <w:vAlign w:val="center"/>
            <w:hideMark/>
          </w:tcPr>
          <w:p w14:paraId="72C4F126" w14:textId="77777777" w:rsidR="006D1671" w:rsidRPr="006D1671" w:rsidRDefault="006D1671" w:rsidP="00B2450A">
            <w:pPr>
              <w:widowControl/>
              <w:jc w:val="center"/>
              <w:rPr>
                <w:rFonts w:ascii="仿宋" w:eastAsia="仿宋" w:hAnsi="仿宋"/>
              </w:rPr>
            </w:pPr>
            <w:r w:rsidRPr="006D1671">
              <w:rPr>
                <w:rFonts w:ascii="仿宋" w:eastAsia="仿宋" w:hAnsi="仿宋"/>
              </w:rPr>
              <w:t>验证周期</w:t>
            </w:r>
          </w:p>
        </w:tc>
        <w:tc>
          <w:tcPr>
            <w:tcW w:w="0" w:type="auto"/>
            <w:vAlign w:val="center"/>
            <w:hideMark/>
          </w:tcPr>
          <w:p w14:paraId="086424C9" w14:textId="77777777" w:rsidR="006D1671" w:rsidRPr="006D1671" w:rsidRDefault="006D1671" w:rsidP="00B2450A">
            <w:pPr>
              <w:widowControl/>
              <w:jc w:val="center"/>
              <w:rPr>
                <w:rFonts w:ascii="仿宋" w:eastAsia="仿宋" w:hAnsi="仿宋"/>
              </w:rPr>
            </w:pPr>
            <w:r w:rsidRPr="006D1671">
              <w:rPr>
                <w:rFonts w:ascii="仿宋" w:eastAsia="仿宋" w:hAnsi="仿宋"/>
              </w:rPr>
              <w:t>预测SOH</w:t>
            </w:r>
          </w:p>
        </w:tc>
        <w:tc>
          <w:tcPr>
            <w:tcW w:w="0" w:type="auto"/>
            <w:vAlign w:val="center"/>
            <w:hideMark/>
          </w:tcPr>
          <w:p w14:paraId="04E3EEBE" w14:textId="77777777" w:rsidR="006D1671" w:rsidRPr="006D1671" w:rsidRDefault="006D1671" w:rsidP="00B2450A">
            <w:pPr>
              <w:widowControl/>
              <w:jc w:val="center"/>
              <w:rPr>
                <w:rFonts w:ascii="仿宋" w:eastAsia="仿宋" w:hAnsi="仿宋"/>
              </w:rPr>
            </w:pPr>
            <w:r w:rsidRPr="006D1671">
              <w:rPr>
                <w:rFonts w:ascii="仿宋" w:eastAsia="仿宋" w:hAnsi="仿宋"/>
              </w:rPr>
              <w:t>实测SOH</w:t>
            </w:r>
          </w:p>
        </w:tc>
        <w:tc>
          <w:tcPr>
            <w:tcW w:w="0" w:type="auto"/>
            <w:vAlign w:val="center"/>
            <w:hideMark/>
          </w:tcPr>
          <w:p w14:paraId="374A9995" w14:textId="77777777" w:rsidR="006D1671" w:rsidRPr="006D1671" w:rsidRDefault="006D1671" w:rsidP="00B2450A">
            <w:pPr>
              <w:widowControl/>
              <w:jc w:val="center"/>
              <w:rPr>
                <w:rFonts w:ascii="仿宋" w:eastAsia="仿宋" w:hAnsi="仿宋"/>
              </w:rPr>
            </w:pPr>
            <w:r w:rsidRPr="006D1671">
              <w:rPr>
                <w:rFonts w:ascii="仿宋" w:eastAsia="仿宋" w:hAnsi="仿宋"/>
              </w:rPr>
              <w:t>绝对偏差</w:t>
            </w:r>
          </w:p>
        </w:tc>
        <w:tc>
          <w:tcPr>
            <w:tcW w:w="0" w:type="auto"/>
            <w:vAlign w:val="center"/>
            <w:hideMark/>
          </w:tcPr>
          <w:p w14:paraId="43F2C990" w14:textId="77777777" w:rsidR="006D1671" w:rsidRPr="006D1671" w:rsidRDefault="006D1671" w:rsidP="00B2450A">
            <w:pPr>
              <w:widowControl/>
              <w:jc w:val="center"/>
              <w:rPr>
                <w:rFonts w:ascii="仿宋" w:eastAsia="仿宋" w:hAnsi="仿宋"/>
              </w:rPr>
            </w:pPr>
            <w:r w:rsidRPr="006D1671">
              <w:rPr>
                <w:rFonts w:ascii="仿宋" w:eastAsia="仿宋" w:hAnsi="仿宋"/>
              </w:rPr>
              <w:t>稳定期偏差</w:t>
            </w:r>
          </w:p>
        </w:tc>
      </w:tr>
      <w:tr w:rsidR="006D1671" w:rsidRPr="00203C3C" w14:paraId="2E628079" w14:textId="77777777" w:rsidTr="00A71314">
        <w:trPr>
          <w:trHeight w:val="349"/>
          <w:tblCellSpacing w:w="15" w:type="dxa"/>
          <w:jc w:val="center"/>
        </w:trPr>
        <w:tc>
          <w:tcPr>
            <w:tcW w:w="0" w:type="auto"/>
            <w:vAlign w:val="center"/>
            <w:hideMark/>
          </w:tcPr>
          <w:p w14:paraId="209D1FF9" w14:textId="77777777" w:rsidR="006D1671" w:rsidRPr="006D1671" w:rsidRDefault="006D1671" w:rsidP="006D1671">
            <w:pPr>
              <w:widowControl/>
              <w:rPr>
                <w:rFonts w:ascii="仿宋" w:eastAsia="仿宋" w:hAnsi="仿宋"/>
              </w:rPr>
            </w:pPr>
            <w:r w:rsidRPr="006D1671">
              <w:rPr>
                <w:rFonts w:ascii="仿宋" w:eastAsia="仿宋" w:hAnsi="仿宋"/>
              </w:rPr>
              <w:t>电站1</w:t>
            </w:r>
          </w:p>
        </w:tc>
        <w:tc>
          <w:tcPr>
            <w:tcW w:w="0" w:type="auto"/>
            <w:vAlign w:val="center"/>
            <w:hideMark/>
          </w:tcPr>
          <w:p w14:paraId="46E05C4A" w14:textId="77777777" w:rsidR="006D1671" w:rsidRPr="006D1671" w:rsidRDefault="006D1671" w:rsidP="006D1671">
            <w:pPr>
              <w:widowControl/>
              <w:rPr>
                <w:rFonts w:ascii="仿宋" w:eastAsia="仿宋" w:hAnsi="仿宋"/>
              </w:rPr>
            </w:pPr>
            <w:r w:rsidRPr="006D1671">
              <w:rPr>
                <w:rFonts w:ascii="仿宋" w:eastAsia="仿宋" w:hAnsi="仿宋"/>
              </w:rPr>
              <w:t>2025.02–2025.12</w:t>
            </w:r>
          </w:p>
        </w:tc>
        <w:tc>
          <w:tcPr>
            <w:tcW w:w="0" w:type="auto"/>
            <w:vAlign w:val="center"/>
            <w:hideMark/>
          </w:tcPr>
          <w:p w14:paraId="28414BA4" w14:textId="77777777" w:rsidR="006D1671" w:rsidRPr="006D1671" w:rsidRDefault="006D1671" w:rsidP="006D1671">
            <w:pPr>
              <w:widowControl/>
              <w:rPr>
                <w:rFonts w:ascii="仿宋" w:eastAsia="仿宋" w:hAnsi="仿宋"/>
              </w:rPr>
            </w:pPr>
            <w:r w:rsidRPr="006D1671">
              <w:rPr>
                <w:rFonts w:ascii="仿宋" w:eastAsia="仿宋" w:hAnsi="仿宋"/>
              </w:rPr>
              <w:t>98.9%</w:t>
            </w:r>
          </w:p>
        </w:tc>
        <w:tc>
          <w:tcPr>
            <w:tcW w:w="0" w:type="auto"/>
            <w:vAlign w:val="center"/>
            <w:hideMark/>
          </w:tcPr>
          <w:p w14:paraId="6BFF945D" w14:textId="77777777" w:rsidR="006D1671" w:rsidRPr="006D1671" w:rsidRDefault="006D1671" w:rsidP="006D1671">
            <w:pPr>
              <w:widowControl/>
              <w:rPr>
                <w:rFonts w:ascii="仿宋" w:eastAsia="仿宋" w:hAnsi="仿宋"/>
              </w:rPr>
            </w:pPr>
            <w:r w:rsidRPr="006D1671">
              <w:rPr>
                <w:rFonts w:ascii="仿宋" w:eastAsia="仿宋" w:hAnsi="仿宋"/>
              </w:rPr>
              <w:t>99.2%</w:t>
            </w:r>
          </w:p>
        </w:tc>
        <w:tc>
          <w:tcPr>
            <w:tcW w:w="0" w:type="auto"/>
            <w:vAlign w:val="center"/>
            <w:hideMark/>
          </w:tcPr>
          <w:p w14:paraId="46EBA00E" w14:textId="77777777" w:rsidR="006D1671" w:rsidRPr="006D1671" w:rsidRDefault="006D1671" w:rsidP="006D1671">
            <w:pPr>
              <w:widowControl/>
              <w:rPr>
                <w:rFonts w:ascii="仿宋" w:eastAsia="仿宋" w:hAnsi="仿宋"/>
              </w:rPr>
            </w:pPr>
            <w:r w:rsidRPr="006D1671">
              <w:rPr>
                <w:rFonts w:ascii="仿宋" w:eastAsia="仿宋" w:hAnsi="仿宋"/>
              </w:rPr>
              <w:t>0.3%</w:t>
            </w:r>
          </w:p>
        </w:tc>
        <w:tc>
          <w:tcPr>
            <w:tcW w:w="0" w:type="auto"/>
            <w:vAlign w:val="center"/>
            <w:hideMark/>
          </w:tcPr>
          <w:p w14:paraId="5868250E" w14:textId="77777777" w:rsidR="006D1671" w:rsidRPr="006D1671" w:rsidRDefault="006D1671" w:rsidP="006D1671">
            <w:pPr>
              <w:widowControl/>
              <w:rPr>
                <w:rFonts w:ascii="仿宋" w:eastAsia="仿宋" w:hAnsi="仿宋"/>
              </w:rPr>
            </w:pPr>
            <w:r w:rsidRPr="006D1671">
              <w:rPr>
                <w:rFonts w:ascii="仿宋" w:eastAsia="仿宋" w:hAnsi="仿宋"/>
              </w:rPr>
              <w:t>≤1.0%</w:t>
            </w:r>
          </w:p>
        </w:tc>
      </w:tr>
      <w:tr w:rsidR="006D1671" w:rsidRPr="00203C3C" w14:paraId="26ACDE8D" w14:textId="77777777" w:rsidTr="00A71314">
        <w:trPr>
          <w:trHeight w:val="337"/>
          <w:tblCellSpacing w:w="15" w:type="dxa"/>
          <w:jc w:val="center"/>
        </w:trPr>
        <w:tc>
          <w:tcPr>
            <w:tcW w:w="0" w:type="auto"/>
            <w:vAlign w:val="center"/>
            <w:hideMark/>
          </w:tcPr>
          <w:p w14:paraId="13E77B80" w14:textId="77777777" w:rsidR="006D1671" w:rsidRPr="006D1671" w:rsidRDefault="006D1671" w:rsidP="006D1671">
            <w:pPr>
              <w:widowControl/>
              <w:rPr>
                <w:rFonts w:ascii="仿宋" w:eastAsia="仿宋" w:hAnsi="仿宋"/>
              </w:rPr>
            </w:pPr>
            <w:r w:rsidRPr="006D1671">
              <w:rPr>
                <w:rFonts w:ascii="仿宋" w:eastAsia="仿宋" w:hAnsi="仿宋"/>
              </w:rPr>
              <w:t>电站1</w:t>
            </w:r>
          </w:p>
        </w:tc>
        <w:tc>
          <w:tcPr>
            <w:tcW w:w="0" w:type="auto"/>
            <w:vAlign w:val="center"/>
            <w:hideMark/>
          </w:tcPr>
          <w:p w14:paraId="3279934D" w14:textId="77777777" w:rsidR="006D1671" w:rsidRPr="006D1671" w:rsidRDefault="006D1671" w:rsidP="006D1671">
            <w:pPr>
              <w:widowControl/>
              <w:rPr>
                <w:rFonts w:ascii="仿宋" w:eastAsia="仿宋" w:hAnsi="仿宋"/>
              </w:rPr>
            </w:pPr>
            <w:r w:rsidRPr="006D1671">
              <w:rPr>
                <w:rFonts w:ascii="仿宋" w:eastAsia="仿宋" w:hAnsi="仿宋"/>
              </w:rPr>
              <w:t>2025.06–2025.12</w:t>
            </w:r>
          </w:p>
        </w:tc>
        <w:tc>
          <w:tcPr>
            <w:tcW w:w="0" w:type="auto"/>
            <w:vAlign w:val="center"/>
            <w:hideMark/>
          </w:tcPr>
          <w:p w14:paraId="7D14B47B" w14:textId="77777777" w:rsidR="006D1671" w:rsidRPr="006D1671" w:rsidRDefault="006D1671" w:rsidP="006D1671">
            <w:pPr>
              <w:widowControl/>
              <w:rPr>
                <w:rFonts w:ascii="仿宋" w:eastAsia="仿宋" w:hAnsi="仿宋"/>
              </w:rPr>
            </w:pPr>
            <w:r w:rsidRPr="006D1671">
              <w:rPr>
                <w:rFonts w:ascii="仿宋" w:eastAsia="仿宋" w:hAnsi="仿宋"/>
              </w:rPr>
              <w:t>98.8%</w:t>
            </w:r>
          </w:p>
        </w:tc>
        <w:tc>
          <w:tcPr>
            <w:tcW w:w="0" w:type="auto"/>
            <w:vAlign w:val="center"/>
            <w:hideMark/>
          </w:tcPr>
          <w:p w14:paraId="1E5CC5C7" w14:textId="77777777" w:rsidR="006D1671" w:rsidRPr="006D1671" w:rsidRDefault="006D1671" w:rsidP="006D1671">
            <w:pPr>
              <w:widowControl/>
              <w:rPr>
                <w:rFonts w:ascii="仿宋" w:eastAsia="仿宋" w:hAnsi="仿宋"/>
              </w:rPr>
            </w:pPr>
            <w:r w:rsidRPr="006D1671">
              <w:rPr>
                <w:rFonts w:ascii="仿宋" w:eastAsia="仿宋" w:hAnsi="仿宋"/>
              </w:rPr>
              <w:t>99.4%</w:t>
            </w:r>
          </w:p>
        </w:tc>
        <w:tc>
          <w:tcPr>
            <w:tcW w:w="0" w:type="auto"/>
            <w:vAlign w:val="center"/>
            <w:hideMark/>
          </w:tcPr>
          <w:p w14:paraId="681C16C4" w14:textId="77777777" w:rsidR="006D1671" w:rsidRPr="006D1671" w:rsidRDefault="006D1671" w:rsidP="006D1671">
            <w:pPr>
              <w:widowControl/>
              <w:rPr>
                <w:rFonts w:ascii="仿宋" w:eastAsia="仿宋" w:hAnsi="仿宋"/>
              </w:rPr>
            </w:pPr>
            <w:r w:rsidRPr="006D1671">
              <w:rPr>
                <w:rFonts w:ascii="仿宋" w:eastAsia="仿宋" w:hAnsi="仿宋"/>
              </w:rPr>
              <w:t>0.6%</w:t>
            </w:r>
          </w:p>
        </w:tc>
        <w:tc>
          <w:tcPr>
            <w:tcW w:w="0" w:type="auto"/>
            <w:vAlign w:val="center"/>
            <w:hideMark/>
          </w:tcPr>
          <w:p w14:paraId="18A2553E" w14:textId="77777777" w:rsidR="006D1671" w:rsidRPr="006D1671" w:rsidRDefault="006D1671" w:rsidP="006D1671">
            <w:pPr>
              <w:widowControl/>
              <w:rPr>
                <w:rFonts w:ascii="仿宋" w:eastAsia="仿宋" w:hAnsi="仿宋"/>
              </w:rPr>
            </w:pPr>
            <w:r w:rsidRPr="006D1671">
              <w:rPr>
                <w:rFonts w:ascii="仿宋" w:eastAsia="仿宋" w:hAnsi="仿宋"/>
              </w:rPr>
              <w:t>≤1.0%</w:t>
            </w:r>
          </w:p>
        </w:tc>
      </w:tr>
    </w:tbl>
    <w:p w14:paraId="775036B1" w14:textId="77777777" w:rsidR="0031726F" w:rsidRPr="0060664E" w:rsidRDefault="0031726F" w:rsidP="0031726F">
      <w:pPr>
        <w:rPr>
          <w:rFonts w:ascii="仿宋" w:eastAsia="仿宋" w:hAnsi="仿宋"/>
          <w:b/>
        </w:rPr>
      </w:pPr>
    </w:p>
    <w:p w14:paraId="43583554" w14:textId="084D207C" w:rsidR="00257FF7" w:rsidRDefault="0060664E" w:rsidP="00504416">
      <w:pPr>
        <w:pStyle w:val="3"/>
      </w:pPr>
      <w:r>
        <w:rPr>
          <w:rFonts w:hint="eastAsia"/>
        </w:rPr>
        <w:t>1</w:t>
      </w:r>
      <w:r>
        <w:t>.3</w:t>
      </w:r>
      <w:r w:rsidR="00561011">
        <w:rPr>
          <w:rFonts w:hint="eastAsia"/>
        </w:rPr>
        <w:t>、</w:t>
      </w:r>
      <w:r w:rsidR="00257FF7">
        <w:rPr>
          <w:rFonts w:hint="eastAsia"/>
        </w:rPr>
        <w:t>电池异常</w:t>
      </w:r>
      <w:r w:rsidR="00257FF7" w:rsidRPr="00257FF7">
        <w:rPr>
          <w:rFonts w:hint="eastAsia"/>
        </w:rPr>
        <w:t>超前预警技术</w:t>
      </w:r>
    </w:p>
    <w:p w14:paraId="29B6B33A" w14:textId="77777777" w:rsidR="00A54C84" w:rsidRDefault="0031726F" w:rsidP="00A54C84">
      <w:pPr>
        <w:widowControl/>
        <w:rPr>
          <w:rFonts w:ascii="仿宋" w:eastAsia="仿宋" w:hAnsi="仿宋"/>
          <w:b/>
        </w:rPr>
      </w:pPr>
      <w:r>
        <w:rPr>
          <w:rFonts w:ascii="仿宋" w:eastAsia="仿宋" w:hAnsi="仿宋" w:hint="eastAsia"/>
          <w:b/>
        </w:rPr>
        <w:t>技术原理：</w:t>
      </w:r>
    </w:p>
    <w:p w14:paraId="0504A860" w14:textId="61067D14" w:rsidR="0031726F" w:rsidRPr="00A54C84" w:rsidRDefault="00A54C84" w:rsidP="00A54C84">
      <w:pPr>
        <w:widowControl/>
        <w:rPr>
          <w:rFonts w:ascii="仿宋" w:eastAsia="仿宋" w:hAnsi="仿宋"/>
        </w:rPr>
      </w:pPr>
      <w:r w:rsidRPr="00A54C84">
        <w:rPr>
          <w:rFonts w:ascii="仿宋" w:eastAsia="仿宋" w:hAnsi="仿宋" w:hint="eastAsia"/>
        </w:rPr>
        <w:t>电池状态在线监测算法采用大数据融合电池机理的方法，实现了对电池箱储能系统的在线监测，</w:t>
      </w:r>
      <w:r w:rsidRPr="00A54C84">
        <w:rPr>
          <w:rFonts w:ascii="仿宋" w:eastAsia="仿宋" w:hAnsi="仿宋"/>
        </w:rPr>
        <w:t>能够有效识别电池系统异常并生成报警。该算</w:t>
      </w:r>
      <w:r w:rsidRPr="00A54C84">
        <w:rPr>
          <w:rFonts w:ascii="仿宋" w:eastAsia="仿宋" w:hAnsi="仿宋" w:hint="eastAsia"/>
        </w:rPr>
        <w:t>法实现了从原始数据获取，到数据清洗、工况识别、特征提取、异常识别、报警信息整合的全流程，</w:t>
      </w:r>
      <w:r w:rsidRPr="00A54C84">
        <w:rPr>
          <w:rFonts w:ascii="仿宋" w:eastAsia="仿宋" w:hAnsi="仿宋"/>
        </w:rPr>
        <w:t>配合软件端的周期性调用执行，可以实现对电池系统的实时在线监测，即自动</w:t>
      </w:r>
      <w:r w:rsidRPr="00A54C84">
        <w:rPr>
          <w:rFonts w:ascii="仿宋" w:eastAsia="仿宋" w:hAnsi="仿宋" w:hint="eastAsia"/>
        </w:rPr>
        <w:t>周期性体检。</w:t>
      </w:r>
    </w:p>
    <w:p w14:paraId="1FA9B6A7" w14:textId="77777777" w:rsidR="00A54C84" w:rsidRDefault="0031726F" w:rsidP="0031726F">
      <w:pPr>
        <w:rPr>
          <w:rFonts w:ascii="仿宋" w:eastAsia="仿宋" w:hAnsi="仿宋"/>
          <w:b/>
        </w:rPr>
      </w:pPr>
      <w:r>
        <w:rPr>
          <w:rFonts w:ascii="仿宋" w:eastAsia="仿宋" w:hAnsi="仿宋" w:hint="eastAsia"/>
          <w:b/>
        </w:rPr>
        <w:t>技术方案：</w:t>
      </w:r>
    </w:p>
    <w:p w14:paraId="38402098" w14:textId="77777777" w:rsidR="007A6613" w:rsidRDefault="00A54C84" w:rsidP="00A54C84">
      <w:pPr>
        <w:widowControl/>
        <w:rPr>
          <w:rFonts w:ascii="仿宋" w:eastAsia="仿宋" w:hAnsi="仿宋"/>
        </w:rPr>
      </w:pPr>
      <w:r w:rsidRPr="00A54C84">
        <w:rPr>
          <w:rFonts w:ascii="仿宋" w:eastAsia="仿宋" w:hAnsi="仿宋"/>
        </w:rPr>
        <w:t>算法整体架构为电池箱-电池堆-电池簇-电池包四级监测结构，如图所示。主要算法包括 数据清洗，工况识别，特征提取，异常识别和报警信息整合。</w:t>
      </w:r>
    </w:p>
    <w:p w14:paraId="1EBC30DC" w14:textId="7ABB9543" w:rsidR="0031726F" w:rsidRPr="00A54C84" w:rsidRDefault="007A6613" w:rsidP="007A6613">
      <w:pPr>
        <w:widowControl/>
        <w:jc w:val="center"/>
        <w:rPr>
          <w:rFonts w:ascii="仿宋" w:eastAsia="仿宋" w:hAnsi="仿宋"/>
        </w:rPr>
      </w:pPr>
      <w:r>
        <w:rPr>
          <w:noProof/>
        </w:rPr>
        <w:drawing>
          <wp:inline distT="0" distB="0" distL="0" distR="0" wp14:anchorId="095A27E0" wp14:editId="5D80A021">
            <wp:extent cx="3467595" cy="2432153"/>
            <wp:effectExtent l="0" t="0" r="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74710" cy="2437143"/>
                    </a:xfrm>
                    <a:prstGeom prst="rect">
                      <a:avLst/>
                    </a:prstGeom>
                  </pic:spPr>
                </pic:pic>
              </a:graphicData>
            </a:graphic>
          </wp:inline>
        </w:drawing>
      </w:r>
    </w:p>
    <w:p w14:paraId="165517BB" w14:textId="2706FE89" w:rsidR="0060664E" w:rsidRPr="0060664E" w:rsidRDefault="0031726F" w:rsidP="0031726F">
      <w:pPr>
        <w:rPr>
          <w:rFonts w:ascii="仿宋" w:eastAsia="仿宋" w:hAnsi="仿宋"/>
          <w:b/>
        </w:rPr>
      </w:pPr>
      <w:r>
        <w:rPr>
          <w:rFonts w:ascii="仿宋" w:eastAsia="仿宋" w:hAnsi="仿宋" w:hint="eastAsia"/>
          <w:b/>
        </w:rPr>
        <w:t>场景验证：</w:t>
      </w:r>
    </w:p>
    <w:p w14:paraId="69D8C4F3" w14:textId="0AE8D987" w:rsidR="007A6613" w:rsidRPr="00B540EE" w:rsidRDefault="007A6613" w:rsidP="00257FF7">
      <w:pPr>
        <w:rPr>
          <w:rFonts w:ascii="仿宋" w:eastAsia="仿宋" w:hAnsi="仿宋"/>
        </w:rPr>
      </w:pPr>
      <w:r w:rsidRPr="00B540EE">
        <w:rPr>
          <w:rFonts w:ascii="仿宋" w:eastAsia="仿宋" w:hAnsi="仿宋"/>
        </w:rPr>
        <w:t>算法测试用储能电站实际测量数据包括电池簇，电池包，电池单体三级结构。电池</w:t>
      </w:r>
      <w:proofErr w:type="gramStart"/>
      <w:r w:rsidRPr="00B540EE">
        <w:rPr>
          <w:rFonts w:ascii="仿宋" w:eastAsia="仿宋" w:hAnsi="仿宋"/>
        </w:rPr>
        <w:t>簇</w:t>
      </w:r>
      <w:proofErr w:type="gramEnd"/>
      <w:r w:rsidRPr="00B540EE">
        <w:rPr>
          <w:rFonts w:ascii="仿宋" w:eastAsia="仿宋" w:hAnsi="仿宋"/>
        </w:rPr>
        <w:t>数据包含</w:t>
      </w:r>
      <w:proofErr w:type="gramStart"/>
      <w:r w:rsidRPr="00B540EE">
        <w:rPr>
          <w:rFonts w:ascii="仿宋" w:eastAsia="仿宋" w:hAnsi="仿宋"/>
        </w:rPr>
        <w:t>簇</w:t>
      </w:r>
      <w:proofErr w:type="gramEnd"/>
      <w:r w:rsidRPr="00B540EE">
        <w:rPr>
          <w:rFonts w:ascii="仿宋" w:eastAsia="仿宋" w:hAnsi="仿宋"/>
        </w:rPr>
        <w:t>公共电压，电流，SOC 等, 数据时间分辨率为 30s/样本，</w:t>
      </w:r>
      <w:r w:rsidRPr="00B540EE">
        <w:rPr>
          <w:rFonts w:ascii="仿宋" w:eastAsia="仿宋" w:hAnsi="仿宋" w:hint="eastAsia"/>
        </w:rPr>
        <w:t>下图为</w:t>
      </w:r>
      <w:r w:rsidRPr="00B540EE">
        <w:rPr>
          <w:rFonts w:ascii="仿宋" w:eastAsia="仿宋" w:hAnsi="仿宋"/>
        </w:rPr>
        <w:t>每颗电芯的电压随时间的变化情况</w:t>
      </w:r>
      <w:r w:rsidRPr="00B540EE">
        <w:rPr>
          <w:rFonts w:ascii="仿宋" w:eastAsia="仿宋" w:hAnsi="仿宋" w:hint="eastAsia"/>
        </w:rPr>
        <w:t>，</w:t>
      </w:r>
      <w:r w:rsidRPr="00B540EE">
        <w:rPr>
          <w:rFonts w:ascii="仿宋" w:eastAsia="仿宋" w:hAnsi="仿宋"/>
        </w:rPr>
        <w:t>第15号电芯（紫线）的充放电末端</w:t>
      </w:r>
      <w:proofErr w:type="gramStart"/>
      <w:r w:rsidRPr="00B540EE">
        <w:rPr>
          <w:rFonts w:ascii="仿宋" w:eastAsia="仿宋" w:hAnsi="仿宋"/>
        </w:rPr>
        <w:t>和静置段电压</w:t>
      </w:r>
      <w:proofErr w:type="gramEnd"/>
      <w:r w:rsidRPr="00B540EE">
        <w:rPr>
          <w:rFonts w:ascii="仿宋" w:eastAsia="仿宋" w:hAnsi="仿宋"/>
        </w:rPr>
        <w:t>，和其他电芯电压的偏离程度逐渐变大；本案例中（监测时间段：2023-04-01至2023-06-01），BMS基于阈值的极差检测法于2023-4-12首次报警，2023-4-30报警确认（图 11.3），异常识别算法最早于2023- 4-1报警，此后持续报警，并于2023-4-30附近，报警频次及严重</w:t>
      </w:r>
      <w:proofErr w:type="gramStart"/>
      <w:r w:rsidRPr="00B540EE">
        <w:rPr>
          <w:rFonts w:ascii="仿宋" w:eastAsia="仿宋" w:hAnsi="仿宋"/>
        </w:rPr>
        <w:t>度显著</w:t>
      </w:r>
      <w:proofErr w:type="gramEnd"/>
      <w:r w:rsidRPr="00B540EE">
        <w:rPr>
          <w:rFonts w:ascii="仿宋" w:eastAsia="仿宋" w:hAnsi="仿宋"/>
        </w:rPr>
        <w:t>提升（图 11.4）。相较于BMS检测算法</w:t>
      </w:r>
      <w:r w:rsidRPr="00B540EE">
        <w:rPr>
          <w:rFonts w:ascii="仿宋" w:eastAsia="仿宋" w:hAnsi="仿宋" w:hint="eastAsia"/>
        </w:rPr>
        <w:t>，</w:t>
      </w:r>
      <w:r w:rsidRPr="00B540EE">
        <w:rPr>
          <w:rFonts w:ascii="仿宋" w:eastAsia="仿宋" w:hAnsi="仿宋"/>
        </w:rPr>
        <w:t>异常识别算法实现了至少11天的报警提前量。</w:t>
      </w:r>
    </w:p>
    <w:p w14:paraId="1820ACBA" w14:textId="1010155A" w:rsidR="007A6613" w:rsidRDefault="007A6613" w:rsidP="00257FF7">
      <w:pPr>
        <w:rPr>
          <w:rFonts w:ascii="仿宋" w:eastAsia="仿宋" w:hAnsi="仿宋"/>
          <w:b/>
        </w:rPr>
      </w:pPr>
      <w:r>
        <w:rPr>
          <w:noProof/>
        </w:rPr>
        <w:lastRenderedPageBreak/>
        <w:drawing>
          <wp:inline distT="0" distB="0" distL="0" distR="0" wp14:anchorId="77AF1924" wp14:editId="04DDE3AA">
            <wp:extent cx="4749309" cy="2188524"/>
            <wp:effectExtent l="0" t="0" r="0" b="25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2642"/>
                    <a:stretch/>
                  </pic:blipFill>
                  <pic:spPr bwMode="auto">
                    <a:xfrm>
                      <a:off x="0" y="0"/>
                      <a:ext cx="4749960" cy="2188824"/>
                    </a:xfrm>
                    <a:prstGeom prst="rect">
                      <a:avLst/>
                    </a:prstGeom>
                    <a:ln>
                      <a:noFill/>
                    </a:ln>
                    <a:extLst>
                      <a:ext uri="{53640926-AAD7-44D8-BBD7-CCE9431645EC}">
                        <a14:shadowObscured xmlns:a14="http://schemas.microsoft.com/office/drawing/2010/main"/>
                      </a:ext>
                    </a:extLst>
                  </pic:spPr>
                </pic:pic>
              </a:graphicData>
            </a:graphic>
          </wp:inline>
        </w:drawing>
      </w:r>
    </w:p>
    <w:p w14:paraId="17A9F49D" w14:textId="77777777" w:rsidR="007A6613" w:rsidRDefault="007A6613" w:rsidP="00257FF7">
      <w:pPr>
        <w:rPr>
          <w:noProof/>
        </w:rPr>
      </w:pPr>
      <w:r>
        <w:rPr>
          <w:noProof/>
        </w:rPr>
        <w:drawing>
          <wp:inline distT="0" distB="0" distL="0" distR="0" wp14:anchorId="6523CCAC" wp14:editId="296FCA30">
            <wp:extent cx="3873602" cy="1701833"/>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73602" cy="1701833"/>
                    </a:xfrm>
                    <a:prstGeom prst="rect">
                      <a:avLst/>
                    </a:prstGeom>
                  </pic:spPr>
                </pic:pic>
              </a:graphicData>
            </a:graphic>
          </wp:inline>
        </w:drawing>
      </w:r>
      <w:r w:rsidRPr="007A6613">
        <w:rPr>
          <w:noProof/>
        </w:rPr>
        <w:t xml:space="preserve"> </w:t>
      </w:r>
    </w:p>
    <w:p w14:paraId="75B8A860" w14:textId="77777777" w:rsidR="007A6613" w:rsidRDefault="007A6613" w:rsidP="00257FF7">
      <w:pPr>
        <w:rPr>
          <w:rFonts w:ascii="仿宋" w:eastAsia="仿宋" w:hAnsi="仿宋"/>
          <w:b/>
        </w:rPr>
      </w:pPr>
    </w:p>
    <w:p w14:paraId="540FE361" w14:textId="48205366" w:rsidR="007A6613" w:rsidRDefault="007A6613" w:rsidP="00257FF7">
      <w:pPr>
        <w:rPr>
          <w:rFonts w:ascii="仿宋" w:eastAsia="仿宋" w:hAnsi="仿宋"/>
          <w:b/>
        </w:rPr>
      </w:pPr>
      <w:r>
        <w:rPr>
          <w:noProof/>
        </w:rPr>
        <w:drawing>
          <wp:inline distT="0" distB="0" distL="0" distR="0" wp14:anchorId="6A3BA060" wp14:editId="1F41D66A">
            <wp:extent cx="3420094" cy="2063073"/>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44986" cy="2078088"/>
                    </a:xfrm>
                    <a:prstGeom prst="rect">
                      <a:avLst/>
                    </a:prstGeom>
                  </pic:spPr>
                </pic:pic>
              </a:graphicData>
            </a:graphic>
          </wp:inline>
        </w:drawing>
      </w:r>
    </w:p>
    <w:p w14:paraId="1B2C58E2" w14:textId="0FA34859" w:rsidR="007A6613" w:rsidRDefault="007A6613" w:rsidP="00257FF7">
      <w:pPr>
        <w:rPr>
          <w:rFonts w:ascii="仿宋" w:eastAsia="仿宋" w:hAnsi="仿宋"/>
          <w:b/>
        </w:rPr>
      </w:pPr>
      <w:r>
        <w:rPr>
          <w:rFonts w:ascii="MicrosoftYaHei" w:hAnsi="MicrosoftYaHei"/>
          <w:color w:val="000000"/>
          <w:szCs w:val="21"/>
        </w:rPr>
        <w:t>图</w:t>
      </w:r>
      <w:r>
        <w:rPr>
          <w:rFonts w:ascii="MicrosoftYaHei" w:hAnsi="MicrosoftYaHei"/>
          <w:color w:val="000000"/>
          <w:szCs w:val="21"/>
        </w:rPr>
        <w:t xml:space="preserve"> 11.3</w:t>
      </w:r>
      <w:r>
        <w:rPr>
          <w:rFonts w:ascii="MicrosoftYaHei" w:hAnsi="MicrosoftYaHei"/>
          <w:color w:val="000000"/>
          <w:szCs w:val="21"/>
        </w:rPr>
        <w:t>：基于极差的阈值检测法（</w:t>
      </w:r>
      <w:r>
        <w:rPr>
          <w:rFonts w:ascii="MicrosoftYaHei" w:hAnsi="MicrosoftYaHei"/>
          <w:color w:val="000000"/>
          <w:szCs w:val="21"/>
        </w:rPr>
        <w:t>BMS</w:t>
      </w:r>
      <w:r>
        <w:rPr>
          <w:rFonts w:ascii="MicrosoftYaHei" w:hAnsi="MicrosoftYaHei"/>
          <w:color w:val="000000"/>
          <w:szCs w:val="21"/>
        </w:rPr>
        <w:t>），综合考虑极差幅值（上图）及报警频次（下</w:t>
      </w:r>
      <w:r>
        <w:rPr>
          <w:rFonts w:ascii="MicrosoftYaHei" w:hAnsi="MicrosoftYaHei"/>
          <w:color w:val="000000"/>
          <w:szCs w:val="21"/>
        </w:rPr>
        <w:t xml:space="preserve"> </w:t>
      </w:r>
      <w:r>
        <w:rPr>
          <w:rFonts w:ascii="MicrosoftYaHei" w:hAnsi="MicrosoftYaHei"/>
          <w:color w:val="000000"/>
          <w:szCs w:val="21"/>
        </w:rPr>
        <w:t>图）；</w:t>
      </w:r>
    </w:p>
    <w:p w14:paraId="0324C0A2" w14:textId="061B364F" w:rsidR="007A6613" w:rsidRDefault="007A6613" w:rsidP="00257FF7">
      <w:pPr>
        <w:rPr>
          <w:rFonts w:ascii="仿宋" w:eastAsia="仿宋" w:hAnsi="仿宋"/>
          <w:b/>
        </w:rPr>
      </w:pPr>
      <w:r>
        <w:rPr>
          <w:noProof/>
        </w:rPr>
        <w:lastRenderedPageBreak/>
        <w:drawing>
          <wp:inline distT="0" distB="0" distL="0" distR="0" wp14:anchorId="54BB8DC1" wp14:editId="5C5A62D1">
            <wp:extent cx="3263265" cy="3859481"/>
            <wp:effectExtent l="0" t="0" r="0" b="825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485" b="2126"/>
                    <a:stretch/>
                  </pic:blipFill>
                  <pic:spPr bwMode="auto">
                    <a:xfrm>
                      <a:off x="0" y="0"/>
                      <a:ext cx="3264018" cy="3860372"/>
                    </a:xfrm>
                    <a:prstGeom prst="rect">
                      <a:avLst/>
                    </a:prstGeom>
                    <a:ln>
                      <a:noFill/>
                    </a:ln>
                    <a:extLst>
                      <a:ext uri="{53640926-AAD7-44D8-BBD7-CCE9431645EC}">
                        <a14:shadowObscured xmlns:a14="http://schemas.microsoft.com/office/drawing/2010/main"/>
                      </a:ext>
                    </a:extLst>
                  </pic:spPr>
                </pic:pic>
              </a:graphicData>
            </a:graphic>
          </wp:inline>
        </w:drawing>
      </w:r>
    </w:p>
    <w:p w14:paraId="5CFF1C1C" w14:textId="12DA824F" w:rsidR="007A6613" w:rsidRPr="007A6613" w:rsidRDefault="007A6613" w:rsidP="00257FF7">
      <w:pPr>
        <w:rPr>
          <w:rFonts w:ascii="仿宋" w:eastAsia="仿宋" w:hAnsi="仿宋"/>
          <w:b/>
        </w:rPr>
      </w:pPr>
      <w:r>
        <w:rPr>
          <w:rFonts w:ascii="MicrosoftYaHei" w:hAnsi="MicrosoftYaHei"/>
          <w:color w:val="000000"/>
          <w:szCs w:val="21"/>
        </w:rPr>
        <w:t>图</w:t>
      </w:r>
      <w:r>
        <w:rPr>
          <w:rFonts w:ascii="MicrosoftYaHei" w:hAnsi="MicrosoftYaHei"/>
          <w:color w:val="000000"/>
          <w:szCs w:val="21"/>
        </w:rPr>
        <w:t xml:space="preserve"> 11.4</w:t>
      </w:r>
      <w:r>
        <w:rPr>
          <w:rFonts w:ascii="MicrosoftYaHei" w:hAnsi="MicrosoftYaHei"/>
          <w:color w:val="000000"/>
          <w:szCs w:val="21"/>
        </w:rPr>
        <w:t>：</w:t>
      </w:r>
      <w:r>
        <w:rPr>
          <w:rFonts w:ascii="MicrosoftYaHei" w:hAnsi="MicrosoftYaHei"/>
          <w:color w:val="000000"/>
          <w:szCs w:val="21"/>
        </w:rPr>
        <w:t xml:space="preserve"> </w:t>
      </w:r>
      <w:r>
        <w:rPr>
          <w:rFonts w:ascii="MicrosoftYaHei" w:hAnsi="MicrosoftYaHei"/>
          <w:color w:val="000000"/>
          <w:szCs w:val="21"/>
        </w:rPr>
        <w:t>异常识别算法结果，同一电池包内电芯的电压异常严重度变化趋势（上图）和</w:t>
      </w:r>
      <w:r>
        <w:rPr>
          <w:rFonts w:ascii="MicrosoftYaHei" w:hAnsi="MicrosoftYaHei"/>
          <w:color w:val="000000"/>
          <w:szCs w:val="21"/>
        </w:rPr>
        <w:t xml:space="preserve"> </w:t>
      </w:r>
      <w:r>
        <w:rPr>
          <w:rFonts w:ascii="MicrosoftYaHei" w:hAnsi="MicrosoftYaHei"/>
          <w:color w:val="000000"/>
          <w:szCs w:val="21"/>
        </w:rPr>
        <w:t>每天的报警频次（下图）</w:t>
      </w:r>
    </w:p>
    <w:p w14:paraId="1977272A" w14:textId="4C86ACE6" w:rsidR="007A6613" w:rsidRDefault="007A6613" w:rsidP="00257FF7">
      <w:pPr>
        <w:rPr>
          <w:rFonts w:ascii="仿宋" w:eastAsia="仿宋" w:hAnsi="仿宋"/>
          <w:b/>
        </w:rPr>
      </w:pPr>
      <w:r>
        <w:rPr>
          <w:rFonts w:ascii="仿宋" w:eastAsia="仿宋" w:hAnsi="仿宋" w:hint="eastAsia"/>
          <w:b/>
        </w:rPr>
        <w:t>案例结论</w:t>
      </w:r>
    </w:p>
    <w:p w14:paraId="65A3CD3E" w14:textId="653565CE" w:rsidR="007A6613" w:rsidRPr="00B540EE" w:rsidRDefault="007A6613" w:rsidP="00257FF7">
      <w:pPr>
        <w:rPr>
          <w:rFonts w:ascii="仿宋" w:eastAsia="仿宋" w:hAnsi="仿宋"/>
        </w:rPr>
      </w:pPr>
      <w:r w:rsidRPr="00B540EE">
        <w:rPr>
          <w:rFonts w:ascii="仿宋" w:eastAsia="仿宋" w:hAnsi="仿宋"/>
        </w:rPr>
        <w:t>通过对储能电池系统运行过程中收集到的不同数据集（不同电池簇、不同电池包；不同工况）进行算法测试，结果表明</w:t>
      </w:r>
      <w:r w:rsidRPr="00B540EE">
        <w:rPr>
          <w:rFonts w:ascii="仿宋" w:eastAsia="仿宋" w:hAnsi="仿宋" w:hint="eastAsia"/>
        </w:rPr>
        <w:t>，</w:t>
      </w:r>
      <w:r w:rsidRPr="00B540EE">
        <w:rPr>
          <w:rFonts w:ascii="仿宋" w:eastAsia="仿宋" w:hAnsi="仿宋"/>
        </w:rPr>
        <w:t>储能系统电池状态在线监测算法能够有效识别电</w:t>
      </w:r>
      <w:proofErr w:type="gramStart"/>
      <w:r w:rsidRPr="00B540EE">
        <w:rPr>
          <w:rFonts w:ascii="仿宋" w:eastAsia="仿宋" w:hAnsi="仿宋"/>
        </w:rPr>
        <w:t>芯运行</w:t>
      </w:r>
      <w:proofErr w:type="gramEnd"/>
      <w:r w:rsidRPr="00B540EE">
        <w:rPr>
          <w:rFonts w:ascii="仿宋" w:eastAsia="仿宋" w:hAnsi="仿宋"/>
        </w:rPr>
        <w:t xml:space="preserve">过程中出现的异常（电压/温度不一致性），并且能够在电芯异常发展到一定严重程度之前实现提前预警。针对实际储能电站（JN）800 </w:t>
      </w:r>
      <w:proofErr w:type="gramStart"/>
      <w:r w:rsidRPr="00B540EE">
        <w:rPr>
          <w:rFonts w:ascii="仿宋" w:eastAsia="仿宋" w:hAnsi="仿宋"/>
        </w:rPr>
        <w:t>颗电芯</w:t>
      </w:r>
      <w:proofErr w:type="gramEnd"/>
      <w:r w:rsidRPr="00B540EE">
        <w:rPr>
          <w:rFonts w:ascii="仿宋" w:eastAsia="仿宋" w:hAnsi="仿宋"/>
        </w:rPr>
        <w:t>（494，0800个样本点）的测试和结果统计，异常识别准确率&gt;9</w:t>
      </w:r>
      <w:r w:rsidR="00B540EE">
        <w:rPr>
          <w:rFonts w:ascii="仿宋" w:eastAsia="仿宋" w:hAnsi="仿宋"/>
        </w:rPr>
        <w:t>9</w:t>
      </w:r>
      <w:r w:rsidRPr="00B540EE">
        <w:rPr>
          <w:rFonts w:ascii="仿宋" w:eastAsia="仿宋" w:hAnsi="仿宋"/>
        </w:rPr>
        <w:t>%</w:t>
      </w:r>
      <w:r w:rsidRPr="00B540EE">
        <w:rPr>
          <w:rFonts w:ascii="仿宋" w:eastAsia="仿宋" w:hAnsi="仿宋" w:hint="eastAsia"/>
        </w:rPr>
        <w:t>，</w:t>
      </w:r>
      <w:r w:rsidRPr="00B540EE">
        <w:rPr>
          <w:rFonts w:ascii="仿宋" w:eastAsia="仿宋" w:hAnsi="仿宋"/>
        </w:rPr>
        <w:t>识全率＞90%。</w:t>
      </w:r>
    </w:p>
    <w:p w14:paraId="7329BBAE" w14:textId="77777777" w:rsidR="004E1553" w:rsidRDefault="004E1553" w:rsidP="00257FF7">
      <w:pPr>
        <w:rPr>
          <w:rFonts w:ascii="仿宋" w:eastAsia="仿宋" w:hAnsi="仿宋"/>
          <w:b/>
        </w:rPr>
      </w:pPr>
    </w:p>
    <w:p w14:paraId="53441018" w14:textId="11E3F56A" w:rsidR="00257FF7" w:rsidRDefault="0060664E" w:rsidP="00504416">
      <w:pPr>
        <w:pStyle w:val="3"/>
      </w:pPr>
      <w:r>
        <w:rPr>
          <w:rFonts w:hint="eastAsia"/>
        </w:rPr>
        <w:t>1</w:t>
      </w:r>
      <w:r>
        <w:t>.4</w:t>
      </w:r>
      <w:r w:rsidR="00561011">
        <w:rPr>
          <w:rFonts w:hint="eastAsia"/>
        </w:rPr>
        <w:t>、</w:t>
      </w:r>
      <w:r w:rsidR="00257FF7">
        <w:rPr>
          <w:rFonts w:hint="eastAsia"/>
        </w:rPr>
        <w:t>电池故障</w:t>
      </w:r>
      <w:r w:rsidR="00257FF7" w:rsidRPr="00257FF7">
        <w:rPr>
          <w:rFonts w:hint="eastAsia"/>
        </w:rPr>
        <w:t>智能诊断技术</w:t>
      </w:r>
    </w:p>
    <w:p w14:paraId="2DD17E3E" w14:textId="77777777" w:rsidR="005B16A7" w:rsidRDefault="0031726F" w:rsidP="0031726F">
      <w:pPr>
        <w:rPr>
          <w:rFonts w:ascii="仿宋" w:eastAsia="仿宋" w:hAnsi="仿宋"/>
          <w:b/>
        </w:rPr>
      </w:pPr>
      <w:r>
        <w:rPr>
          <w:rFonts w:ascii="仿宋" w:eastAsia="仿宋" w:hAnsi="仿宋" w:hint="eastAsia"/>
          <w:b/>
        </w:rPr>
        <w:t>技术原理：</w:t>
      </w:r>
    </w:p>
    <w:p w14:paraId="4D02144B" w14:textId="73B114DE" w:rsidR="004B3977" w:rsidRDefault="005B16A7" w:rsidP="004B3977">
      <w:pPr>
        <w:rPr>
          <w:rFonts w:ascii="仿宋" w:eastAsia="仿宋" w:hAnsi="仿宋"/>
        </w:rPr>
      </w:pPr>
      <w:r w:rsidRPr="005B16A7">
        <w:rPr>
          <w:rFonts w:ascii="仿宋" w:eastAsia="仿宋" w:hAnsi="仿宋" w:hint="eastAsia"/>
        </w:rPr>
        <w:t>故障智能诊断是指在电池运行过程中，通过分析实时数据，自动、准确地识别和定位已发生的或正在发展的故障类型、位置及严重程度。其原理是基于数据驱动和模型驱动的方法，建立从故障特征到故障模式的映射关系。</w:t>
      </w:r>
      <w:r w:rsidR="004B3977">
        <w:rPr>
          <w:rFonts w:ascii="仿宋" w:eastAsia="仿宋" w:hAnsi="仿宋" w:hint="eastAsia"/>
        </w:rPr>
        <w:t>同时，</w:t>
      </w:r>
      <w:r w:rsidR="004B3977" w:rsidRPr="00AB776C">
        <w:rPr>
          <w:rFonts w:ascii="仿宋" w:eastAsia="仿宋" w:hAnsi="仿宋" w:hint="eastAsia"/>
        </w:rPr>
        <w:t>结合电池组结构、故障分析理论以及残差特性，建立全面的故障特征数据库，将电池</w:t>
      </w:r>
      <w:r w:rsidR="004B3977">
        <w:rPr>
          <w:rFonts w:ascii="仿宋" w:eastAsia="仿宋" w:hAnsi="仿宋" w:hint="eastAsia"/>
        </w:rPr>
        <w:t>全生命</w:t>
      </w:r>
      <w:r w:rsidR="004B3977" w:rsidRPr="00AB776C">
        <w:rPr>
          <w:rFonts w:ascii="仿宋" w:eastAsia="仿宋" w:hAnsi="仿宋" w:hint="eastAsia"/>
        </w:rPr>
        <w:t>周期的特征参数与故障模式紧密关联。通过开发数据驱动和基于模型相融合的多故障诊断算法，精准实现故障检测、故障分离及故障定级，为故障排查和修复工作提供详细、可靠的依据。</w:t>
      </w:r>
    </w:p>
    <w:p w14:paraId="3F537036" w14:textId="77777777" w:rsidR="005B16A7" w:rsidRDefault="0031726F" w:rsidP="005B16A7">
      <w:pPr>
        <w:rPr>
          <w:rFonts w:ascii="仿宋" w:eastAsia="仿宋" w:hAnsi="仿宋"/>
          <w:b/>
        </w:rPr>
      </w:pPr>
      <w:r>
        <w:rPr>
          <w:rFonts w:ascii="仿宋" w:eastAsia="仿宋" w:hAnsi="仿宋" w:hint="eastAsia"/>
          <w:b/>
        </w:rPr>
        <w:t>技术方案：</w:t>
      </w:r>
    </w:p>
    <w:p w14:paraId="671F8D95" w14:textId="57DF6EAD" w:rsidR="004B3977" w:rsidRPr="005B16A7" w:rsidRDefault="004B3977" w:rsidP="004B3977">
      <w:pPr>
        <w:rPr>
          <w:rFonts w:ascii="仿宋" w:eastAsia="仿宋" w:hAnsi="仿宋"/>
        </w:rPr>
      </w:pPr>
      <w:r>
        <w:rPr>
          <w:rFonts w:ascii="仿宋" w:eastAsia="仿宋" w:hAnsi="仿宋" w:hint="eastAsia"/>
        </w:rPr>
        <w:t>设计</w:t>
      </w:r>
      <w:r w:rsidRPr="004B3977">
        <w:rPr>
          <w:rFonts w:ascii="仿宋" w:eastAsia="仿宋" w:hAnsi="仿宋" w:hint="eastAsia"/>
        </w:rPr>
        <w:t>一套具备可解释、可落地、多标签、高准确率及自动化特点的故障诊断技术方案</w:t>
      </w:r>
      <w:r>
        <w:rPr>
          <w:rFonts w:ascii="仿宋" w:eastAsia="仿宋" w:hAnsi="仿宋" w:hint="eastAsia"/>
        </w:rPr>
        <w:t>以</w:t>
      </w:r>
      <w:r w:rsidRPr="004B3977">
        <w:rPr>
          <w:rFonts w:ascii="仿宋" w:eastAsia="仿宋" w:hAnsi="仿宋" w:hint="eastAsia"/>
        </w:rPr>
        <w:t>系统化提升故障定位与排故效率。方案核心在于从原始电流</w:t>
      </w:r>
      <w:r>
        <w:rPr>
          <w:rFonts w:ascii="仿宋" w:eastAsia="仿宋" w:hAnsi="仿宋" w:hint="eastAsia"/>
        </w:rPr>
        <w:t>、</w:t>
      </w:r>
      <w:r w:rsidRPr="004B3977">
        <w:rPr>
          <w:rFonts w:ascii="仿宋" w:eastAsia="仿宋" w:hAnsi="仿宋" w:hint="eastAsia"/>
        </w:rPr>
        <w:t>电压数据出发，通过自</w:t>
      </w:r>
      <w:proofErr w:type="gramStart"/>
      <w:r w:rsidRPr="004B3977">
        <w:rPr>
          <w:rFonts w:ascii="仿宋" w:eastAsia="仿宋" w:hAnsi="仿宋" w:hint="eastAsia"/>
        </w:rPr>
        <w:t>研</w:t>
      </w:r>
      <w:proofErr w:type="gramEnd"/>
      <w:r w:rsidRPr="004B3977">
        <w:rPr>
          <w:rFonts w:ascii="仿宋" w:eastAsia="仿宋" w:hAnsi="仿宋" w:hint="eastAsia"/>
        </w:rPr>
        <w:t>算法提取可量化、反映电池本征属性且与失效模式关联的机理特征，构建“特征–证据–诊断–决策”的闭环流程，</w:t>
      </w:r>
      <w:r w:rsidRPr="005B16A7">
        <w:rPr>
          <w:rFonts w:ascii="仿宋" w:eastAsia="仿宋" w:hAnsi="仿宋"/>
        </w:rPr>
        <w:t>实现故障类型的识别和严重程度的评估</w:t>
      </w:r>
      <w:r>
        <w:rPr>
          <w:rFonts w:ascii="仿宋" w:eastAsia="仿宋" w:hAnsi="仿宋" w:hint="eastAsia"/>
        </w:rPr>
        <w:t>，</w:t>
      </w:r>
      <w:r w:rsidRPr="004B3977">
        <w:rPr>
          <w:rFonts w:ascii="仿宋" w:eastAsia="仿宋" w:hAnsi="仿宋" w:hint="eastAsia"/>
        </w:rPr>
        <w:t>并确保其版本化与可审计</w:t>
      </w:r>
      <w:r w:rsidR="001410DF">
        <w:rPr>
          <w:rFonts w:ascii="仿宋" w:eastAsia="仿宋" w:hAnsi="仿宋" w:hint="eastAsia"/>
        </w:rPr>
        <w:t>（图1.4.1）</w:t>
      </w:r>
      <w:r w:rsidRPr="004B3977">
        <w:rPr>
          <w:rFonts w:ascii="仿宋" w:eastAsia="仿宋" w:hAnsi="仿宋" w:hint="eastAsia"/>
        </w:rPr>
        <w:t>。</w:t>
      </w:r>
    </w:p>
    <w:p w14:paraId="358F1851" w14:textId="06501CFE" w:rsidR="0031726F" w:rsidRDefault="004B3977" w:rsidP="0031726F">
      <w:pPr>
        <w:rPr>
          <w:rFonts w:ascii="仿宋" w:eastAsia="仿宋" w:hAnsi="仿宋"/>
          <w:b/>
        </w:rPr>
      </w:pPr>
      <w:r>
        <w:rPr>
          <w:noProof/>
        </w:rPr>
        <w:lastRenderedPageBreak/>
        <w:drawing>
          <wp:inline distT="0" distB="0" distL="0" distR="0" wp14:anchorId="2BBEEE5A" wp14:editId="56CACE1B">
            <wp:extent cx="5004132" cy="1816134"/>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04132" cy="1816134"/>
                    </a:xfrm>
                    <a:prstGeom prst="rect">
                      <a:avLst/>
                    </a:prstGeom>
                  </pic:spPr>
                </pic:pic>
              </a:graphicData>
            </a:graphic>
          </wp:inline>
        </w:drawing>
      </w:r>
    </w:p>
    <w:p w14:paraId="4A74FE96" w14:textId="230F339E" w:rsidR="001410DF" w:rsidRPr="005B16A7" w:rsidRDefault="001410DF" w:rsidP="00B7088E">
      <w:pPr>
        <w:jc w:val="center"/>
        <w:rPr>
          <w:rFonts w:ascii="仿宋" w:eastAsia="仿宋" w:hAnsi="仿宋"/>
          <w:b/>
        </w:rPr>
      </w:pPr>
      <w:r>
        <w:rPr>
          <w:rFonts w:ascii="仿宋" w:eastAsia="仿宋" w:hAnsi="仿宋" w:hint="eastAsia"/>
          <w:b/>
        </w:rPr>
        <w:t>图1.4.1 电池故障智能诊断的流程</w:t>
      </w:r>
    </w:p>
    <w:p w14:paraId="70E18316" w14:textId="06494D5B" w:rsidR="0031726F" w:rsidRDefault="0031726F" w:rsidP="0031726F">
      <w:pPr>
        <w:rPr>
          <w:rFonts w:ascii="仿宋" w:eastAsia="仿宋" w:hAnsi="仿宋"/>
          <w:b/>
        </w:rPr>
      </w:pPr>
      <w:r>
        <w:rPr>
          <w:rFonts w:ascii="仿宋" w:eastAsia="仿宋" w:hAnsi="仿宋" w:hint="eastAsia"/>
          <w:b/>
        </w:rPr>
        <w:t>场景验证：</w:t>
      </w:r>
      <w:r w:rsidR="004B3977">
        <w:rPr>
          <w:rFonts w:ascii="仿宋" w:eastAsia="仿宋" w:hAnsi="仿宋" w:hint="eastAsia"/>
          <w:b/>
        </w:rPr>
        <w:t>（文字精简）</w:t>
      </w:r>
    </w:p>
    <w:p w14:paraId="4D4A793A" w14:textId="42E1FDBB" w:rsidR="005424EC" w:rsidRPr="00B540EE" w:rsidRDefault="004B3977" w:rsidP="004B3977">
      <w:pPr>
        <w:rPr>
          <w:rFonts w:ascii="仿宋" w:eastAsia="仿宋" w:hAnsi="仿宋"/>
        </w:rPr>
      </w:pPr>
      <w:r w:rsidRPr="00B540EE">
        <w:rPr>
          <w:rFonts w:ascii="仿宋" w:eastAsia="仿宋" w:hAnsi="仿宋"/>
        </w:rPr>
        <w:t>1.评分时序图：印证“准确性”与“多标签并行推理”</w:t>
      </w:r>
    </w:p>
    <w:p w14:paraId="6423B30F" w14:textId="539796AC" w:rsidR="004B3977" w:rsidRPr="00B540EE" w:rsidRDefault="00B51815" w:rsidP="004B3977">
      <w:pPr>
        <w:rPr>
          <w:rFonts w:ascii="仿宋" w:eastAsia="仿宋" w:hAnsi="仿宋"/>
        </w:rPr>
      </w:pPr>
      <w:r>
        <w:rPr>
          <w:rFonts w:ascii="仿宋" w:eastAsia="仿宋" w:hAnsi="仿宋" w:hint="eastAsia"/>
        </w:rPr>
        <w:t>图1.4.2</w:t>
      </w:r>
      <w:r w:rsidR="004B3977" w:rsidRPr="00B540EE">
        <w:rPr>
          <w:rFonts w:ascii="仿宋" w:eastAsia="仿宋" w:hAnsi="仿宋"/>
        </w:rPr>
        <w:t>展示了短板电芯、容量偏</w:t>
      </w:r>
      <w:r w:rsidR="001410DF">
        <w:rPr>
          <w:rFonts w:ascii="仿宋" w:eastAsia="仿宋" w:hAnsi="仿宋" w:hint="eastAsia"/>
        </w:rPr>
        <w:t>高</w:t>
      </w:r>
      <w:r w:rsidR="004B3977" w:rsidRPr="00B540EE">
        <w:rPr>
          <w:rFonts w:ascii="仿宋" w:eastAsia="仿宋" w:hAnsi="仿宋"/>
        </w:rPr>
        <w:t>、微短路三种故障模式随时间变化的综合评分曲线；下方以色块形式标注了对应的诊断结论（</w:t>
      </w:r>
      <w:r w:rsidR="001410DF">
        <w:rPr>
          <w:rFonts w:ascii="仿宋" w:eastAsia="仿宋" w:hAnsi="仿宋" w:hint="eastAsia"/>
        </w:rPr>
        <w:t>红色是</w:t>
      </w:r>
      <w:r w:rsidR="004B3977" w:rsidRPr="00B540EE">
        <w:rPr>
          <w:rFonts w:ascii="仿宋" w:eastAsia="仿宋" w:hAnsi="仿宋"/>
        </w:rPr>
        <w:t>确诊、</w:t>
      </w:r>
      <w:r w:rsidR="001410DF">
        <w:rPr>
          <w:rFonts w:ascii="仿宋" w:eastAsia="仿宋" w:hAnsi="仿宋" w:hint="eastAsia"/>
        </w:rPr>
        <w:t>黄色是</w:t>
      </w:r>
      <w:r w:rsidR="004B3977" w:rsidRPr="00B540EE">
        <w:rPr>
          <w:rFonts w:ascii="仿宋" w:eastAsia="仿宋" w:hAnsi="仿宋"/>
        </w:rPr>
        <w:t>疑似）。</w:t>
      </w:r>
      <w:r w:rsidRPr="00B51815">
        <w:rPr>
          <w:rFonts w:ascii="仿宋" w:eastAsia="仿宋" w:hAnsi="仿宋" w:hint="eastAsia"/>
        </w:rPr>
        <w:t>算法同步输出短板电芯、容量偏高、微内短路三种故障模式的实时评分</w:t>
      </w:r>
      <w:r>
        <w:rPr>
          <w:rFonts w:ascii="仿宋" w:eastAsia="仿宋" w:hAnsi="仿宋" w:hint="eastAsia"/>
        </w:rPr>
        <w:t>，并对不同故障实现模式互斥和准确区分</w:t>
      </w:r>
      <w:r w:rsidRPr="00B51815">
        <w:rPr>
          <w:rFonts w:ascii="仿宋" w:eastAsia="仿宋" w:hAnsi="仿宋" w:hint="eastAsia"/>
        </w:rPr>
        <w:t>。</w:t>
      </w:r>
      <w:r w:rsidR="004B3977" w:rsidRPr="00B540EE">
        <w:rPr>
          <w:rFonts w:ascii="仿宋" w:eastAsia="仿宋" w:hAnsi="仿宋"/>
        </w:rPr>
        <w:t>对于同一电芯，短板电芯与容量偏</w:t>
      </w:r>
      <w:r>
        <w:rPr>
          <w:rFonts w:ascii="仿宋" w:eastAsia="仿宋" w:hAnsi="仿宋" w:hint="eastAsia"/>
        </w:rPr>
        <w:t>高</w:t>
      </w:r>
      <w:r w:rsidR="004B3977" w:rsidRPr="00B540EE">
        <w:rPr>
          <w:rFonts w:ascii="仿宋" w:eastAsia="仿宋" w:hAnsi="仿宋"/>
        </w:rPr>
        <w:t>这两种在物理机理上互斥的故障模式，其评分始终呈现“一高一低”的显著差异。证明算法能精准辨析不同故障的特征，有效降低误诊</w:t>
      </w:r>
      <w:r>
        <w:rPr>
          <w:rFonts w:ascii="仿宋" w:eastAsia="仿宋" w:hAnsi="仿宋" w:hint="eastAsia"/>
        </w:rPr>
        <w:t>率</w:t>
      </w:r>
      <w:r w:rsidR="004B3977" w:rsidRPr="00B540EE">
        <w:rPr>
          <w:rFonts w:ascii="仿宋" w:eastAsia="仿宋" w:hAnsi="仿宋"/>
        </w:rPr>
        <w:t>。</w:t>
      </w:r>
      <w:r>
        <w:rPr>
          <w:rFonts w:ascii="仿宋" w:eastAsia="仿宋" w:hAnsi="仿宋" w:hint="eastAsia"/>
        </w:rPr>
        <w:t>此外，</w:t>
      </w:r>
      <w:r w:rsidRPr="00B51815">
        <w:rPr>
          <w:rFonts w:ascii="仿宋" w:eastAsia="仿宋" w:hAnsi="仿宋" w:hint="eastAsia"/>
        </w:rPr>
        <w:t>评分时序图</w:t>
      </w:r>
      <w:r>
        <w:rPr>
          <w:rFonts w:ascii="仿宋" w:eastAsia="仿宋" w:hAnsi="仿宋" w:hint="eastAsia"/>
        </w:rPr>
        <w:t>上</w:t>
      </w:r>
      <w:r w:rsidR="004B3977" w:rsidRPr="00B540EE">
        <w:rPr>
          <w:rFonts w:ascii="仿宋" w:eastAsia="仿宋" w:hAnsi="仿宋"/>
        </w:rPr>
        <w:t>三条评分曲线同时独立计算与展示，直观体现了算法多标签并行</w:t>
      </w:r>
      <w:r>
        <w:rPr>
          <w:rFonts w:ascii="仿宋" w:eastAsia="仿宋" w:hAnsi="仿宋" w:hint="eastAsia"/>
        </w:rPr>
        <w:t>诊断</w:t>
      </w:r>
      <w:r w:rsidR="004B3977" w:rsidRPr="00B540EE">
        <w:rPr>
          <w:rFonts w:ascii="仿宋" w:eastAsia="仿宋" w:hAnsi="仿宋"/>
        </w:rPr>
        <w:t>的能力</w:t>
      </w:r>
      <w:r>
        <w:rPr>
          <w:rFonts w:ascii="仿宋" w:eastAsia="仿宋" w:hAnsi="仿宋" w:hint="eastAsia"/>
        </w:rPr>
        <w:t>，</w:t>
      </w:r>
      <w:r w:rsidRPr="003D2851">
        <w:rPr>
          <w:rFonts w:ascii="仿宋" w:eastAsia="仿宋" w:hAnsi="仿宋"/>
        </w:rPr>
        <w:t>实现了对电池健康状态的全面风险评估。</w:t>
      </w:r>
      <w:r w:rsidR="00B7088E">
        <w:rPr>
          <w:rFonts w:ascii="仿宋" w:eastAsia="仿宋" w:hAnsi="仿宋" w:hint="eastAsia"/>
        </w:rPr>
        <w:t>更关键的是，</w:t>
      </w:r>
      <w:r>
        <w:rPr>
          <w:rFonts w:ascii="仿宋" w:eastAsia="仿宋" w:hAnsi="仿宋" w:hint="eastAsia"/>
        </w:rPr>
        <w:t>算法</w:t>
      </w:r>
      <w:r w:rsidR="008E2767">
        <w:rPr>
          <w:rFonts w:ascii="仿宋" w:eastAsia="仿宋" w:hAnsi="仿宋" w:hint="eastAsia"/>
        </w:rPr>
        <w:t>诊断结果</w:t>
      </w:r>
      <w:r>
        <w:rPr>
          <w:rFonts w:ascii="仿宋" w:eastAsia="仿宋" w:hAnsi="仿宋" w:hint="eastAsia"/>
        </w:rPr>
        <w:t>将故障</w:t>
      </w:r>
      <w:r w:rsidR="004B3977" w:rsidRPr="00B540EE">
        <w:rPr>
          <w:rFonts w:ascii="仿宋" w:eastAsia="仿宋" w:hAnsi="仿宋"/>
        </w:rPr>
        <w:t>演进过程可视</w:t>
      </w:r>
      <w:r>
        <w:rPr>
          <w:rFonts w:ascii="仿宋" w:eastAsia="仿宋" w:hAnsi="仿宋" w:hint="eastAsia"/>
        </w:rPr>
        <w:t>化，</w:t>
      </w:r>
      <w:r w:rsidR="008E2767" w:rsidRPr="008E2767">
        <w:rPr>
          <w:rFonts w:ascii="仿宋" w:eastAsia="仿宋" w:hAnsi="仿宋" w:hint="eastAsia"/>
        </w:rPr>
        <w:t>以微内短路故障为例，</w:t>
      </w:r>
      <w:proofErr w:type="gramStart"/>
      <w:r w:rsidR="008E2767" w:rsidRPr="008E2767">
        <w:rPr>
          <w:rFonts w:ascii="仿宋" w:eastAsia="仿宋" w:hAnsi="仿宋" w:hint="eastAsia"/>
        </w:rPr>
        <w:t>评分自</w:t>
      </w:r>
      <w:proofErr w:type="gramEnd"/>
      <w:r w:rsidR="008E2767" w:rsidRPr="008E2767">
        <w:rPr>
          <w:rFonts w:ascii="仿宋" w:eastAsia="仿宋" w:hAnsi="仿宋"/>
        </w:rPr>
        <w:t>2023年2月起持续上升，经历“预警→确诊→恶化（评分超0.9）”的完整生命周期，清晰刻画了故障从萌芽到恶化的演进路径，为运</w:t>
      </w:r>
      <w:proofErr w:type="gramStart"/>
      <w:r w:rsidR="008E2767" w:rsidRPr="008E2767">
        <w:rPr>
          <w:rFonts w:ascii="仿宋" w:eastAsia="仿宋" w:hAnsi="仿宋"/>
        </w:rPr>
        <w:t>维人员</w:t>
      </w:r>
      <w:proofErr w:type="gramEnd"/>
      <w:r w:rsidR="008E2767" w:rsidRPr="008E2767">
        <w:rPr>
          <w:rFonts w:ascii="仿宋" w:eastAsia="仿宋" w:hAnsi="仿宋"/>
        </w:rPr>
        <w:t>提供了明确的干预时间窗口。</w:t>
      </w:r>
    </w:p>
    <w:p w14:paraId="4E0A0790" w14:textId="50B56D29" w:rsidR="004B3977" w:rsidRDefault="004B3977" w:rsidP="004B3977">
      <w:pPr>
        <w:jc w:val="center"/>
        <w:rPr>
          <w:rFonts w:ascii="仿宋" w:eastAsia="仿宋" w:hAnsi="仿宋"/>
          <w:b/>
        </w:rPr>
      </w:pPr>
      <w:r>
        <w:rPr>
          <w:noProof/>
        </w:rPr>
        <w:drawing>
          <wp:inline distT="0" distB="0" distL="0" distR="0" wp14:anchorId="3EE39F12" wp14:editId="3D5A5B5E">
            <wp:extent cx="5029594" cy="227333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29594" cy="2273335"/>
                    </a:xfrm>
                    <a:prstGeom prst="rect">
                      <a:avLst/>
                    </a:prstGeom>
                  </pic:spPr>
                </pic:pic>
              </a:graphicData>
            </a:graphic>
          </wp:inline>
        </w:drawing>
      </w:r>
    </w:p>
    <w:p w14:paraId="5B299556" w14:textId="47029ECA" w:rsidR="001410DF" w:rsidRDefault="001410DF" w:rsidP="004B3977">
      <w:pPr>
        <w:jc w:val="center"/>
        <w:rPr>
          <w:rFonts w:ascii="仿宋" w:eastAsia="仿宋" w:hAnsi="仿宋"/>
          <w:b/>
        </w:rPr>
      </w:pPr>
      <w:r>
        <w:rPr>
          <w:rFonts w:ascii="仿宋" w:eastAsia="仿宋" w:hAnsi="仿宋" w:hint="eastAsia"/>
          <w:b/>
        </w:rPr>
        <w:t>图1.4.2</w:t>
      </w:r>
      <w:r>
        <w:rPr>
          <w:rFonts w:ascii="仿宋" w:eastAsia="仿宋" w:hAnsi="仿宋"/>
          <w:b/>
        </w:rPr>
        <w:t xml:space="preserve"> </w:t>
      </w:r>
      <w:r>
        <w:rPr>
          <w:rFonts w:ascii="仿宋" w:eastAsia="仿宋" w:hAnsi="仿宋" w:hint="eastAsia"/>
          <w:b/>
        </w:rPr>
        <w:t>对电池故障智能诊断得到的</w:t>
      </w:r>
      <w:r w:rsidRPr="001410DF">
        <w:rPr>
          <w:rFonts w:ascii="仿宋" w:eastAsia="仿宋" w:hAnsi="仿宋" w:hint="eastAsia"/>
          <w:b/>
        </w:rPr>
        <w:t>评分时序图</w:t>
      </w:r>
    </w:p>
    <w:p w14:paraId="2628162E" w14:textId="77777777" w:rsidR="004B3977" w:rsidRPr="00B540EE" w:rsidRDefault="004B3977" w:rsidP="005424EC">
      <w:pPr>
        <w:rPr>
          <w:rFonts w:ascii="仿宋" w:eastAsia="仿宋" w:hAnsi="仿宋"/>
        </w:rPr>
      </w:pPr>
      <w:r w:rsidRPr="00B540EE">
        <w:rPr>
          <w:rFonts w:ascii="仿宋" w:eastAsia="仿宋" w:hAnsi="仿宋"/>
        </w:rPr>
        <w:t>2.证据图：彰显“可解释性”</w:t>
      </w:r>
    </w:p>
    <w:p w14:paraId="71C25706" w14:textId="16406A9F" w:rsidR="004B3977" w:rsidRPr="00B540EE" w:rsidRDefault="004B3977" w:rsidP="004B3977">
      <w:pPr>
        <w:rPr>
          <w:rFonts w:ascii="仿宋" w:eastAsia="仿宋" w:hAnsi="仿宋"/>
        </w:rPr>
      </w:pPr>
      <w:r w:rsidRPr="00B540EE">
        <w:rPr>
          <w:rFonts w:ascii="仿宋" w:eastAsia="仿宋" w:hAnsi="仿宋"/>
        </w:rPr>
        <w:t>诊断结论并非“黑箱”输出。</w:t>
      </w:r>
      <w:r w:rsidR="008E2767" w:rsidRPr="008E2767">
        <w:rPr>
          <w:rFonts w:ascii="仿宋" w:eastAsia="仿宋" w:hAnsi="仿宋" w:hint="eastAsia"/>
        </w:rPr>
        <w:t>以</w:t>
      </w:r>
      <w:r w:rsidR="008E2767" w:rsidRPr="008E2767">
        <w:rPr>
          <w:rFonts w:ascii="仿宋" w:eastAsia="仿宋" w:hAnsi="仿宋"/>
        </w:rPr>
        <w:t>2023年2月25日首次预警为例，</w:t>
      </w:r>
      <w:r w:rsidR="008E2767">
        <w:rPr>
          <w:rFonts w:ascii="仿宋" w:eastAsia="仿宋" w:hAnsi="仿宋" w:hint="eastAsia"/>
        </w:rPr>
        <w:t>图1.4.3</w:t>
      </w:r>
      <w:r w:rsidR="008E2767" w:rsidRPr="008E2767">
        <w:rPr>
          <w:rFonts w:ascii="仿宋" w:eastAsia="仿宋" w:hAnsi="仿宋" w:hint="eastAsia"/>
        </w:rPr>
        <w:t>柱状图展示了各项证据的贡献度（证据强度×权重）</w:t>
      </w:r>
      <w:r w:rsidR="008E2767">
        <w:rPr>
          <w:rFonts w:ascii="仿宋" w:eastAsia="仿宋" w:hAnsi="仿宋" w:hint="eastAsia"/>
        </w:rPr>
        <w:t>。</w:t>
      </w:r>
      <w:r w:rsidR="00B7088E" w:rsidRPr="00B7088E">
        <w:rPr>
          <w:rFonts w:ascii="仿宋" w:eastAsia="仿宋" w:hAnsi="仿宋"/>
        </w:rPr>
        <w:t>预警主要依据充电电压偏低、</w:t>
      </w:r>
      <w:proofErr w:type="gramStart"/>
      <w:r w:rsidR="00B7088E" w:rsidRPr="00B7088E">
        <w:rPr>
          <w:rFonts w:ascii="仿宋" w:eastAsia="仿宋" w:hAnsi="仿宋"/>
        </w:rPr>
        <w:t>滞回中等</w:t>
      </w:r>
      <w:proofErr w:type="gramEnd"/>
      <w:r w:rsidR="00B7088E" w:rsidRPr="00B7088E">
        <w:rPr>
          <w:rFonts w:ascii="仿宋" w:eastAsia="仿宋" w:hAnsi="仿宋"/>
        </w:rPr>
        <w:t>、容量充多放少、阻抗偏小或波动大等可量化机理证据，其中容量充多放少与阻抗</w:t>
      </w:r>
      <w:proofErr w:type="gramStart"/>
      <w:r w:rsidR="00B7088E" w:rsidRPr="00B7088E">
        <w:rPr>
          <w:rFonts w:ascii="仿宋" w:eastAsia="仿宋" w:hAnsi="仿宋"/>
        </w:rPr>
        <w:t>异常贡献</w:t>
      </w:r>
      <w:proofErr w:type="gramEnd"/>
      <w:r w:rsidR="00B7088E" w:rsidRPr="00B7088E">
        <w:rPr>
          <w:rFonts w:ascii="仿宋" w:eastAsia="仿宋" w:hAnsi="仿宋"/>
        </w:rPr>
        <w:t>最为显著，与微短路导致的电荷异常消耗及热效应影响阻抗的物理机理高度吻合。每条证据均对应规则库中的明确判据与权重，使诊断结果可追溯、可审计、可解释，显著增强运</w:t>
      </w:r>
      <w:proofErr w:type="gramStart"/>
      <w:r w:rsidR="00B7088E" w:rsidRPr="00B7088E">
        <w:rPr>
          <w:rFonts w:ascii="仿宋" w:eastAsia="仿宋" w:hAnsi="仿宋"/>
        </w:rPr>
        <w:t>维人员</w:t>
      </w:r>
      <w:proofErr w:type="gramEnd"/>
      <w:r w:rsidR="00B7088E" w:rsidRPr="00B7088E">
        <w:rPr>
          <w:rFonts w:ascii="仿宋" w:eastAsia="仿宋" w:hAnsi="仿宋"/>
        </w:rPr>
        <w:t>对算法结论的信赖度。</w:t>
      </w:r>
    </w:p>
    <w:p w14:paraId="77D3D22A" w14:textId="77777777" w:rsidR="004B3977" w:rsidRPr="004B3977" w:rsidRDefault="004B3977" w:rsidP="005424EC">
      <w:pPr>
        <w:rPr>
          <w:rFonts w:ascii="仿宋" w:eastAsia="仿宋" w:hAnsi="仿宋"/>
          <w:b/>
        </w:rPr>
      </w:pPr>
    </w:p>
    <w:p w14:paraId="1F99B0F1" w14:textId="4A929661" w:rsidR="004B3977" w:rsidRDefault="004B3977" w:rsidP="004B3977">
      <w:pPr>
        <w:jc w:val="center"/>
        <w:rPr>
          <w:rFonts w:ascii="仿宋" w:eastAsia="仿宋" w:hAnsi="仿宋"/>
          <w:b/>
        </w:rPr>
      </w:pPr>
      <w:r>
        <w:rPr>
          <w:noProof/>
        </w:rPr>
        <w:lastRenderedPageBreak/>
        <w:drawing>
          <wp:inline distT="0" distB="0" distL="0" distR="0" wp14:anchorId="06D8D8B3" wp14:editId="47FDEE05">
            <wp:extent cx="2667173" cy="1968608"/>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67173" cy="1968608"/>
                    </a:xfrm>
                    <a:prstGeom prst="rect">
                      <a:avLst/>
                    </a:prstGeom>
                  </pic:spPr>
                </pic:pic>
              </a:graphicData>
            </a:graphic>
          </wp:inline>
        </w:drawing>
      </w:r>
    </w:p>
    <w:p w14:paraId="749FEFC3" w14:textId="5419D980" w:rsidR="001410DF" w:rsidRDefault="001410DF" w:rsidP="004B3977">
      <w:pPr>
        <w:jc w:val="center"/>
        <w:rPr>
          <w:rFonts w:ascii="仿宋" w:eastAsia="仿宋" w:hAnsi="仿宋"/>
          <w:b/>
        </w:rPr>
      </w:pPr>
      <w:r>
        <w:rPr>
          <w:rFonts w:ascii="仿宋" w:eastAsia="仿宋" w:hAnsi="仿宋" w:hint="eastAsia"/>
          <w:b/>
        </w:rPr>
        <w:t>图1.4.3</w:t>
      </w:r>
      <w:r>
        <w:rPr>
          <w:rFonts w:ascii="仿宋" w:eastAsia="仿宋" w:hAnsi="仿宋"/>
          <w:b/>
        </w:rPr>
        <w:t xml:space="preserve"> </w:t>
      </w:r>
      <w:r>
        <w:rPr>
          <w:rFonts w:ascii="仿宋" w:eastAsia="仿宋" w:hAnsi="仿宋" w:hint="eastAsia"/>
          <w:b/>
        </w:rPr>
        <w:t>微短路故障诊断过程中相关</w:t>
      </w:r>
      <w:r w:rsidRPr="001410DF">
        <w:rPr>
          <w:rFonts w:ascii="仿宋" w:eastAsia="仿宋" w:hAnsi="仿宋" w:hint="eastAsia"/>
          <w:b/>
        </w:rPr>
        <w:t>证据的贡献度</w:t>
      </w:r>
    </w:p>
    <w:p w14:paraId="348D7961" w14:textId="77777777" w:rsidR="004B3977" w:rsidRPr="00B540EE" w:rsidRDefault="004B3977" w:rsidP="005424EC">
      <w:pPr>
        <w:rPr>
          <w:rFonts w:ascii="仿宋" w:eastAsia="仿宋" w:hAnsi="仿宋"/>
        </w:rPr>
      </w:pPr>
      <w:r w:rsidRPr="00B540EE">
        <w:rPr>
          <w:rFonts w:ascii="仿宋" w:eastAsia="仿宋" w:hAnsi="仿宋"/>
        </w:rPr>
        <w:t xml:space="preserve">3. 发电量影响图：量化“预警价值” </w:t>
      </w:r>
    </w:p>
    <w:p w14:paraId="34490D03" w14:textId="4FE5720B" w:rsidR="004B3977" w:rsidRPr="00B540EE" w:rsidRDefault="001410DF" w:rsidP="005424EC">
      <w:pPr>
        <w:rPr>
          <w:rFonts w:ascii="仿宋" w:eastAsia="仿宋" w:hAnsi="仿宋"/>
        </w:rPr>
      </w:pPr>
      <w:r>
        <w:rPr>
          <w:rFonts w:ascii="仿宋" w:eastAsia="仿宋" w:hAnsi="仿宋" w:hint="eastAsia"/>
        </w:rPr>
        <w:t>图1.4.4</w:t>
      </w:r>
      <w:r w:rsidR="004B3977" w:rsidRPr="00B540EE">
        <w:rPr>
          <w:rFonts w:ascii="仿宋" w:eastAsia="仿宋" w:hAnsi="仿宋"/>
        </w:rPr>
        <w:t>展示了</w:t>
      </w:r>
      <w:r>
        <w:rPr>
          <w:rFonts w:ascii="仿宋" w:eastAsia="仿宋" w:hAnsi="仿宋" w:hint="eastAsia"/>
        </w:rPr>
        <w:t>诊断出的</w:t>
      </w:r>
      <w:proofErr w:type="gramStart"/>
      <w:r w:rsidR="004B3977" w:rsidRPr="00B540EE">
        <w:rPr>
          <w:rFonts w:ascii="仿宋" w:eastAsia="仿宋" w:hAnsi="仿宋"/>
        </w:rPr>
        <w:t>故障电</w:t>
      </w:r>
      <w:proofErr w:type="gramEnd"/>
      <w:r w:rsidR="004B3977" w:rsidRPr="00B540EE">
        <w:rPr>
          <w:rFonts w:ascii="仿宋" w:eastAsia="仿宋" w:hAnsi="仿宋"/>
        </w:rPr>
        <w:t>芯的可发电量百分比随时间衰减的过程，并与算法诊断的关键时间节点进行了关联标注。这张图旨在将隐蔽的电池内部故障，直接转化为可观、可衡量的经济指标（发电量损失）。在算法2023年4月15日初次确诊时，该电芯的发电能力已下降至 92.6%</w:t>
      </w:r>
      <w:r w:rsidR="004B3977" w:rsidRPr="00B540EE">
        <w:rPr>
          <w:rFonts w:ascii="仿宋" w:eastAsia="仿宋" w:hAnsi="仿宋" w:hint="eastAsia"/>
        </w:rPr>
        <w:t>；</w:t>
      </w:r>
      <w:r w:rsidR="004B3977" w:rsidRPr="00B540EE">
        <w:rPr>
          <w:rFonts w:ascii="仿宋" w:eastAsia="仿宋" w:hAnsi="仿宋"/>
        </w:rPr>
        <w:t>至2023年11月底诊断</w:t>
      </w:r>
      <w:proofErr w:type="gramStart"/>
      <w:r w:rsidR="004B3977" w:rsidRPr="00B540EE">
        <w:rPr>
          <w:rFonts w:ascii="仿宋" w:eastAsia="仿宋" w:hAnsi="仿宋"/>
        </w:rPr>
        <w:t>评分达</w:t>
      </w:r>
      <w:proofErr w:type="gramEnd"/>
      <w:r w:rsidR="004B3977" w:rsidRPr="00B540EE">
        <w:rPr>
          <w:rFonts w:ascii="仿宋" w:eastAsia="仿宋" w:hAnsi="仿宋"/>
        </w:rPr>
        <w:t>0.9时，进一步衰减至 90.6%。</w:t>
      </w:r>
      <w:r w:rsidR="008E2767">
        <w:rPr>
          <w:rFonts w:ascii="仿宋" w:eastAsia="仿宋" w:hAnsi="仿宋" w:hint="eastAsia"/>
        </w:rPr>
        <w:t>更关键的是</w:t>
      </w:r>
      <w:r>
        <w:rPr>
          <w:rFonts w:ascii="仿宋" w:eastAsia="仿宋" w:hAnsi="仿宋" w:hint="eastAsia"/>
        </w:rPr>
        <w:t>，</w:t>
      </w:r>
      <w:r w:rsidR="004B3977" w:rsidRPr="00B540EE">
        <w:rPr>
          <w:rFonts w:ascii="仿宋" w:eastAsia="仿宋" w:hAnsi="仿宋"/>
        </w:rPr>
        <w:t>算法在发电量</w:t>
      </w:r>
      <w:r>
        <w:rPr>
          <w:rFonts w:ascii="仿宋" w:eastAsia="仿宋" w:hAnsi="仿宋" w:hint="eastAsia"/>
        </w:rPr>
        <w:t>还未</w:t>
      </w:r>
      <w:r w:rsidR="004B3977" w:rsidRPr="00B540EE">
        <w:rPr>
          <w:rFonts w:ascii="仿宋" w:eastAsia="仿宋" w:hAnsi="仿宋"/>
        </w:rPr>
        <w:t>出现</w:t>
      </w:r>
      <w:proofErr w:type="gramStart"/>
      <w:r w:rsidR="004B3977" w:rsidRPr="00B540EE">
        <w:rPr>
          <w:rFonts w:ascii="仿宋" w:eastAsia="仿宋" w:hAnsi="仿宋"/>
        </w:rPr>
        <w:t>显著损失</w:t>
      </w:r>
      <w:proofErr w:type="gramEnd"/>
      <w:r w:rsidR="004B3977" w:rsidRPr="00B540EE">
        <w:rPr>
          <w:rFonts w:ascii="仿宋" w:eastAsia="仿宋" w:hAnsi="仿宋"/>
        </w:rPr>
        <w:t>的更早阶段（2023 年 2 月）</w:t>
      </w:r>
      <w:r w:rsidR="00B7088E">
        <w:rPr>
          <w:rFonts w:ascii="仿宋" w:eastAsia="仿宋" w:hAnsi="仿宋" w:hint="eastAsia"/>
        </w:rPr>
        <w:t>即</w:t>
      </w:r>
      <w:r w:rsidR="004B3977" w:rsidRPr="00B540EE">
        <w:rPr>
          <w:rFonts w:ascii="仿宋" w:eastAsia="仿宋" w:hAnsi="仿宋"/>
        </w:rPr>
        <w:t>发出预警</w:t>
      </w:r>
      <w:r w:rsidR="004B3977" w:rsidRPr="00B540EE">
        <w:rPr>
          <w:rFonts w:ascii="仿宋" w:eastAsia="仿宋" w:hAnsi="仿宋" w:hint="eastAsia"/>
        </w:rPr>
        <w:t>，</w:t>
      </w:r>
      <w:r w:rsidR="004B3977" w:rsidRPr="00B540EE">
        <w:rPr>
          <w:rFonts w:ascii="仿宋" w:eastAsia="仿宋" w:hAnsi="仿宋"/>
        </w:rPr>
        <w:t>为</w:t>
      </w:r>
      <w:r w:rsidR="008E2767">
        <w:rPr>
          <w:rFonts w:ascii="仿宋" w:eastAsia="仿宋" w:hAnsi="仿宋" w:hint="eastAsia"/>
        </w:rPr>
        <w:t>运</w:t>
      </w:r>
      <w:proofErr w:type="gramStart"/>
      <w:r w:rsidR="008E2767">
        <w:rPr>
          <w:rFonts w:ascii="仿宋" w:eastAsia="仿宋" w:hAnsi="仿宋" w:hint="eastAsia"/>
        </w:rPr>
        <w:t>维人员</w:t>
      </w:r>
      <w:proofErr w:type="gramEnd"/>
      <w:r w:rsidR="004B3977" w:rsidRPr="00B540EE">
        <w:rPr>
          <w:rFonts w:ascii="仿宋" w:eastAsia="仿宋" w:hAnsi="仿宋"/>
        </w:rPr>
        <w:t>规划维护、准备物料、安排检修提供了长达数月的</w:t>
      </w:r>
      <w:r w:rsidR="00B7088E">
        <w:rPr>
          <w:rFonts w:ascii="仿宋" w:eastAsia="仿宋" w:hAnsi="仿宋" w:hint="eastAsia"/>
        </w:rPr>
        <w:t>提前量</w:t>
      </w:r>
      <w:r w:rsidR="004B3977" w:rsidRPr="00B540EE">
        <w:rPr>
          <w:rFonts w:ascii="仿宋" w:eastAsia="仿宋" w:hAnsi="仿宋"/>
        </w:rPr>
        <w:t>。这证明了算法不仅能够“诊断已发生的故障”，更能“预警将发生的风险”，实现从“被动检修”到“主动预测性维护”的转变。</w:t>
      </w:r>
    </w:p>
    <w:p w14:paraId="04C40186" w14:textId="5FFE35BA" w:rsidR="004B3977" w:rsidRDefault="004B3977" w:rsidP="004B3977">
      <w:pPr>
        <w:jc w:val="center"/>
        <w:rPr>
          <w:rFonts w:ascii="仿宋" w:eastAsia="仿宋" w:hAnsi="仿宋"/>
          <w:b/>
        </w:rPr>
      </w:pPr>
      <w:r>
        <w:rPr>
          <w:noProof/>
        </w:rPr>
        <w:drawing>
          <wp:inline distT="0" distB="0" distL="0" distR="0" wp14:anchorId="78B9F10F" wp14:editId="1061D69F">
            <wp:extent cx="3670505" cy="2044824"/>
            <wp:effectExtent l="0" t="0" r="635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70505" cy="2044824"/>
                    </a:xfrm>
                    <a:prstGeom prst="rect">
                      <a:avLst/>
                    </a:prstGeom>
                  </pic:spPr>
                </pic:pic>
              </a:graphicData>
            </a:graphic>
          </wp:inline>
        </w:drawing>
      </w:r>
    </w:p>
    <w:p w14:paraId="3660122A" w14:textId="769FDD6B" w:rsidR="001410DF" w:rsidRDefault="001410DF" w:rsidP="004B3977">
      <w:pPr>
        <w:jc w:val="center"/>
        <w:rPr>
          <w:rFonts w:ascii="仿宋" w:eastAsia="仿宋" w:hAnsi="仿宋"/>
          <w:b/>
        </w:rPr>
      </w:pPr>
      <w:r>
        <w:rPr>
          <w:rFonts w:ascii="仿宋" w:eastAsia="仿宋" w:hAnsi="仿宋" w:hint="eastAsia"/>
          <w:b/>
        </w:rPr>
        <w:t>图1.4.4诊断出的</w:t>
      </w:r>
      <w:proofErr w:type="gramStart"/>
      <w:r w:rsidRPr="001410DF">
        <w:rPr>
          <w:rFonts w:ascii="仿宋" w:eastAsia="仿宋" w:hAnsi="仿宋" w:hint="eastAsia"/>
          <w:b/>
        </w:rPr>
        <w:t>故障电</w:t>
      </w:r>
      <w:proofErr w:type="gramEnd"/>
      <w:r w:rsidRPr="001410DF">
        <w:rPr>
          <w:rFonts w:ascii="仿宋" w:eastAsia="仿宋" w:hAnsi="仿宋" w:hint="eastAsia"/>
          <w:b/>
        </w:rPr>
        <w:t>芯的可发电量百分比随时间衰减的过程</w:t>
      </w:r>
    </w:p>
    <w:p w14:paraId="0A37B7C2" w14:textId="393BF779" w:rsidR="004B3977" w:rsidRPr="00B540EE" w:rsidRDefault="004B3977" w:rsidP="005424EC">
      <w:pPr>
        <w:rPr>
          <w:rFonts w:ascii="仿宋" w:eastAsia="仿宋" w:hAnsi="仿宋"/>
        </w:rPr>
      </w:pPr>
      <w:r w:rsidRPr="00B540EE">
        <w:rPr>
          <w:rFonts w:ascii="仿宋" w:eastAsia="仿宋" w:hAnsi="仿宋" w:hint="eastAsia"/>
        </w:rPr>
        <w:t>4、案例结论</w:t>
      </w:r>
    </w:p>
    <w:p w14:paraId="6574CE1B" w14:textId="31FC0C1D" w:rsidR="004B3977" w:rsidRDefault="004B3977" w:rsidP="005424EC">
      <w:pPr>
        <w:rPr>
          <w:rFonts w:ascii="仿宋" w:eastAsia="仿宋" w:hAnsi="仿宋"/>
        </w:rPr>
      </w:pPr>
      <w:r w:rsidRPr="00B540EE">
        <w:rPr>
          <w:rFonts w:ascii="仿宋" w:eastAsia="仿宋" w:hAnsi="仿宋"/>
        </w:rPr>
        <w:t xml:space="preserve">通过对储能电池系统运行过程中收集到的不同数据集（不同电池簇、不同电池包）进行算法 测试，结果表明，储能系统电池状态在线监测算法能够有效识别电池运行过程中出现的三 种故障模式（短板电芯、容量高和微内短路），对比JN1电站 2800 </w:t>
      </w:r>
      <w:proofErr w:type="gramStart"/>
      <w:r w:rsidRPr="00B540EE">
        <w:rPr>
          <w:rFonts w:ascii="仿宋" w:eastAsia="仿宋" w:hAnsi="仿宋"/>
        </w:rPr>
        <w:t>颗电芯</w:t>
      </w:r>
      <w:proofErr w:type="gramEnd"/>
      <w:r w:rsidRPr="00B540EE">
        <w:rPr>
          <w:rFonts w:ascii="仿宋" w:eastAsia="仿宋" w:hAnsi="仿宋"/>
        </w:rPr>
        <w:t>的算法测试和人 工打标签结果，针对人工打标签结果中的短板电芯和高容量故障模式共168个故障案例，故 障诊断的平均准确率为 93%，达到90%的诊断准确率指标。</w:t>
      </w:r>
    </w:p>
    <w:p w14:paraId="72864D76" w14:textId="77777777" w:rsidR="00B540EE" w:rsidRDefault="00B540EE" w:rsidP="005424EC">
      <w:pPr>
        <w:rPr>
          <w:rFonts w:ascii="仿宋" w:eastAsia="仿宋" w:hAnsi="仿宋"/>
          <w:b/>
        </w:rPr>
      </w:pPr>
    </w:p>
    <w:p w14:paraId="538A23C9" w14:textId="714A981B" w:rsidR="005424EC" w:rsidRDefault="005424EC" w:rsidP="00504416">
      <w:pPr>
        <w:pStyle w:val="3"/>
      </w:pPr>
      <w:r>
        <w:rPr>
          <w:rFonts w:hint="eastAsia"/>
        </w:rPr>
        <w:t>1</w:t>
      </w:r>
      <w:r>
        <w:t>.5</w:t>
      </w:r>
      <w:r w:rsidR="00561011">
        <w:rPr>
          <w:rFonts w:hint="eastAsia"/>
        </w:rPr>
        <w:t>、</w:t>
      </w:r>
      <w:r>
        <w:rPr>
          <w:rFonts w:hint="eastAsia"/>
        </w:rPr>
        <w:t>电池主动均衡技术</w:t>
      </w:r>
    </w:p>
    <w:p w14:paraId="758BBB8B" w14:textId="77777777" w:rsidR="005424EC" w:rsidRDefault="005424EC" w:rsidP="005424EC">
      <w:pPr>
        <w:rPr>
          <w:rFonts w:ascii="仿宋" w:eastAsia="仿宋" w:hAnsi="仿宋"/>
          <w:b/>
        </w:rPr>
      </w:pPr>
      <w:r>
        <w:rPr>
          <w:rFonts w:ascii="仿宋" w:eastAsia="仿宋" w:hAnsi="仿宋" w:hint="eastAsia"/>
          <w:b/>
        </w:rPr>
        <w:t>技术原理：</w:t>
      </w:r>
    </w:p>
    <w:p w14:paraId="0CA6C86C" w14:textId="77777777" w:rsidR="005424EC" w:rsidRDefault="005424EC" w:rsidP="005424EC">
      <w:pPr>
        <w:rPr>
          <w:rFonts w:ascii="仿宋" w:eastAsia="仿宋" w:hAnsi="仿宋"/>
          <w:b/>
        </w:rPr>
      </w:pPr>
      <w:r>
        <w:rPr>
          <w:rFonts w:ascii="仿宋" w:eastAsia="仿宋" w:hAnsi="仿宋" w:hint="eastAsia"/>
          <w:b/>
        </w:rPr>
        <w:t>技术方案：</w:t>
      </w:r>
    </w:p>
    <w:p w14:paraId="756393B3" w14:textId="77777777" w:rsidR="005424EC" w:rsidRPr="0031726F" w:rsidRDefault="005424EC" w:rsidP="005424EC">
      <w:pPr>
        <w:rPr>
          <w:rFonts w:ascii="仿宋" w:eastAsia="仿宋" w:hAnsi="仿宋"/>
          <w:b/>
        </w:rPr>
      </w:pPr>
      <w:r w:rsidRPr="0031726F">
        <w:rPr>
          <w:rFonts w:ascii="仿宋" w:eastAsia="仿宋" w:hAnsi="仿宋" w:hint="eastAsia"/>
          <w:b/>
        </w:rPr>
        <w:t>技术优势</w:t>
      </w:r>
      <w:r>
        <w:rPr>
          <w:rFonts w:ascii="仿宋" w:eastAsia="仿宋" w:hAnsi="仿宋" w:hint="eastAsia"/>
          <w:b/>
        </w:rPr>
        <w:t>：</w:t>
      </w:r>
    </w:p>
    <w:p w14:paraId="08262A46" w14:textId="77777777" w:rsidR="005424EC" w:rsidRDefault="005424EC" w:rsidP="005424EC">
      <w:pPr>
        <w:rPr>
          <w:rFonts w:ascii="仿宋" w:eastAsia="仿宋" w:hAnsi="仿宋"/>
          <w:b/>
        </w:rPr>
      </w:pPr>
      <w:r>
        <w:rPr>
          <w:rFonts w:ascii="仿宋" w:eastAsia="仿宋" w:hAnsi="仿宋" w:hint="eastAsia"/>
          <w:b/>
        </w:rPr>
        <w:lastRenderedPageBreak/>
        <w:t>场景验证：</w:t>
      </w:r>
    </w:p>
    <w:p w14:paraId="26F27A5F" w14:textId="77777777" w:rsidR="005424EC" w:rsidRPr="005424EC" w:rsidRDefault="005424EC" w:rsidP="0031726F">
      <w:pPr>
        <w:rPr>
          <w:rFonts w:ascii="仿宋" w:eastAsia="仿宋" w:hAnsi="仿宋"/>
          <w:b/>
        </w:rPr>
      </w:pPr>
    </w:p>
    <w:p w14:paraId="7D03A3F0" w14:textId="77777777" w:rsidR="00E4595B" w:rsidRPr="008D6C73" w:rsidRDefault="00E4595B" w:rsidP="00E4595B">
      <w:pPr>
        <w:keepNext/>
        <w:keepLines/>
        <w:spacing w:before="260" w:after="260" w:line="415" w:lineRule="auto"/>
        <w:outlineLvl w:val="2"/>
        <w:rPr>
          <w:ins w:id="2" w:author="MIDEA" w:date="2026-03-19T14:56:00Z"/>
          <w:rFonts w:ascii="仿宋" w:eastAsia="仿宋" w:hAnsi="仿宋" w:cs="Times New Roman"/>
          <w:sz w:val="32"/>
          <w:szCs w:val="32"/>
        </w:rPr>
      </w:pPr>
      <w:ins w:id="3" w:author="MIDEA" w:date="2026-03-19T14:56:00Z">
        <w:r w:rsidRPr="008D6C73">
          <w:rPr>
            <w:rFonts w:ascii="仿宋" w:eastAsia="仿宋" w:hAnsi="仿宋" w:cs="Times New Roman" w:hint="eastAsia"/>
            <w:sz w:val="32"/>
            <w:szCs w:val="32"/>
          </w:rPr>
          <w:t>1.6、智能运维助手技术</w:t>
        </w:r>
      </w:ins>
    </w:p>
    <w:p w14:paraId="0FB53B6E" w14:textId="77777777" w:rsidR="00E4595B" w:rsidRPr="00AE796C" w:rsidRDefault="00E4595B" w:rsidP="00E4595B">
      <w:pPr>
        <w:rPr>
          <w:ins w:id="4" w:author="MIDEA" w:date="2026-03-19T14:56:00Z"/>
          <w:rFonts w:ascii="仿宋" w:eastAsia="仿宋" w:hAnsi="仿宋" w:cs="Times New Roman"/>
          <w:b/>
          <w:bCs/>
          <w:szCs w:val="21"/>
        </w:rPr>
      </w:pPr>
      <w:ins w:id="5" w:author="MIDEA" w:date="2026-03-19T14:56:00Z">
        <w:r w:rsidRPr="00AE796C">
          <w:rPr>
            <w:rFonts w:ascii="仿宋" w:eastAsia="仿宋" w:hAnsi="仿宋" w:cs="Times New Roman" w:hint="eastAsia"/>
            <w:b/>
            <w:bCs/>
            <w:szCs w:val="21"/>
          </w:rPr>
          <w:t>技术原理：</w:t>
        </w:r>
      </w:ins>
    </w:p>
    <w:p w14:paraId="36B5AD93" w14:textId="77777777" w:rsidR="00E4595B" w:rsidRPr="003150AF" w:rsidRDefault="00E4595B" w:rsidP="00E4595B">
      <w:pPr>
        <w:ind w:firstLine="360"/>
        <w:rPr>
          <w:ins w:id="6" w:author="MIDEA" w:date="2026-03-19T14:56:00Z"/>
          <w:rFonts w:ascii="仿宋" w:eastAsia="仿宋" w:hAnsi="仿宋" w:cs="Times New Roman"/>
          <w:szCs w:val="21"/>
        </w:rPr>
      </w:pPr>
      <w:ins w:id="7" w:author="MIDEA" w:date="2026-03-19T14:56:00Z">
        <w:r w:rsidRPr="003150AF">
          <w:rPr>
            <w:rFonts w:ascii="仿宋" w:eastAsia="仿宋" w:hAnsi="仿宋" w:cs="Times New Roman"/>
            <w:szCs w:val="21"/>
          </w:rPr>
          <w:t>本项目面向储能运维业务，构建了融合大模型理解、知识检索、推理分析、</w:t>
        </w:r>
        <w:r>
          <w:rPr>
            <w:rFonts w:ascii="仿宋" w:eastAsia="仿宋" w:hAnsi="仿宋" w:cs="Times New Roman" w:hint="eastAsia"/>
            <w:szCs w:val="21"/>
          </w:rPr>
          <w:t>可视化</w:t>
        </w:r>
        <w:r w:rsidRPr="003150AF">
          <w:rPr>
            <w:rFonts w:ascii="仿宋" w:eastAsia="仿宋" w:hAnsi="仿宋" w:cs="Times New Roman"/>
            <w:szCs w:val="21"/>
          </w:rPr>
          <w:t>与运行监控的智能运维助手。系统以 Gemini-3 等大模型为核心底座，具备自然语言理解、意图识别与上下文分析能力。面向储能领域知识密集、问题复杂的特点，系统采用基于 RAG 的深度检索增强方案，构建概念性知识库与程序性知识库两类专家知识体系，分别承载标准规范类知识与运</w:t>
        </w:r>
        <w:proofErr w:type="gramStart"/>
        <w:r w:rsidRPr="003150AF">
          <w:rPr>
            <w:rFonts w:ascii="仿宋" w:eastAsia="仿宋" w:hAnsi="仿宋" w:cs="Times New Roman"/>
            <w:szCs w:val="21"/>
          </w:rPr>
          <w:t>维实践类</w:t>
        </w:r>
        <w:proofErr w:type="gramEnd"/>
        <w:r w:rsidRPr="003150AF">
          <w:rPr>
            <w:rFonts w:ascii="仿宋" w:eastAsia="仿宋" w:hAnsi="仿宋" w:cs="Times New Roman"/>
            <w:szCs w:val="21"/>
          </w:rPr>
          <w:t>知识，为故障诊断、原因分析和运</w:t>
        </w:r>
        <w:proofErr w:type="gramStart"/>
        <w:r w:rsidRPr="003150AF">
          <w:rPr>
            <w:rFonts w:ascii="仿宋" w:eastAsia="仿宋" w:hAnsi="仿宋" w:cs="Times New Roman"/>
            <w:szCs w:val="21"/>
          </w:rPr>
          <w:t>维决策</w:t>
        </w:r>
        <w:proofErr w:type="gramEnd"/>
        <w:r w:rsidRPr="003150AF">
          <w:rPr>
            <w:rFonts w:ascii="仿宋" w:eastAsia="仿宋" w:hAnsi="仿宋" w:cs="Times New Roman"/>
            <w:szCs w:val="21"/>
          </w:rPr>
          <w:t>提供支撑。通过检索召回与模型推理相结合，系统能够生成更具专业性、准确性和</w:t>
        </w:r>
        <w:proofErr w:type="gramStart"/>
        <w:r w:rsidRPr="003150AF">
          <w:rPr>
            <w:rFonts w:ascii="仿宋" w:eastAsia="仿宋" w:hAnsi="仿宋" w:cs="Times New Roman"/>
            <w:szCs w:val="21"/>
          </w:rPr>
          <w:t>可</w:t>
        </w:r>
        <w:proofErr w:type="gramEnd"/>
        <w:r w:rsidRPr="003150AF">
          <w:rPr>
            <w:rFonts w:ascii="仿宋" w:eastAsia="仿宋" w:hAnsi="仿宋" w:cs="Times New Roman"/>
            <w:szCs w:val="21"/>
          </w:rPr>
          <w:t>追溯性的回答。同时，系统集成</w:t>
        </w:r>
        <w:r>
          <w:rPr>
            <w:rFonts w:ascii="仿宋" w:eastAsia="仿宋" w:hAnsi="仿宋" w:cs="Times New Roman" w:hint="eastAsia"/>
            <w:szCs w:val="21"/>
          </w:rPr>
          <w:t>可视化MCP工具</w:t>
        </w:r>
        <w:r w:rsidRPr="003150AF">
          <w:rPr>
            <w:rFonts w:ascii="仿宋" w:eastAsia="仿宋" w:hAnsi="仿宋" w:cs="Times New Roman"/>
            <w:szCs w:val="21"/>
          </w:rPr>
          <w:t>实现数据</w:t>
        </w:r>
        <w:r>
          <w:rPr>
            <w:rFonts w:ascii="仿宋" w:eastAsia="仿宋" w:hAnsi="仿宋" w:cs="Times New Roman" w:hint="eastAsia"/>
            <w:szCs w:val="21"/>
          </w:rPr>
          <w:t>直观</w:t>
        </w:r>
        <w:r w:rsidRPr="003150AF">
          <w:rPr>
            <w:rFonts w:ascii="仿宋" w:eastAsia="仿宋" w:hAnsi="仿宋" w:cs="Times New Roman"/>
            <w:szCs w:val="21"/>
          </w:rPr>
          <w:t xml:space="preserve">表达，并结合 </w:t>
        </w:r>
        <w:proofErr w:type="spellStart"/>
        <w:r w:rsidRPr="003150AF">
          <w:rPr>
            <w:rFonts w:ascii="仿宋" w:eastAsia="仿宋" w:hAnsi="仿宋" w:cs="Times New Roman"/>
            <w:szCs w:val="21"/>
          </w:rPr>
          <w:t>Langsmith</w:t>
        </w:r>
        <w:proofErr w:type="spellEnd"/>
        <w:r w:rsidRPr="003150AF">
          <w:rPr>
            <w:rFonts w:ascii="仿宋" w:eastAsia="仿宋" w:hAnsi="仿宋" w:cs="Times New Roman"/>
            <w:szCs w:val="21"/>
          </w:rPr>
          <w:t xml:space="preserve"> 完成链路追踪、性能监控与异常定位，提升整体系统的可观测性与可维护性。</w:t>
        </w:r>
      </w:ins>
    </w:p>
    <w:p w14:paraId="72D0A63C" w14:textId="77777777" w:rsidR="00E4595B" w:rsidRPr="003150AF" w:rsidRDefault="00E4595B" w:rsidP="00E4595B">
      <w:pPr>
        <w:rPr>
          <w:ins w:id="8" w:author="MIDEA" w:date="2026-03-19T14:56:00Z"/>
          <w:rFonts w:ascii="仿宋" w:eastAsia="仿宋" w:hAnsi="仿宋" w:cs="Times New Roman"/>
          <w:szCs w:val="21"/>
        </w:rPr>
      </w:pPr>
    </w:p>
    <w:p w14:paraId="498630BA" w14:textId="77777777" w:rsidR="00E4595B" w:rsidRPr="00AE796C" w:rsidRDefault="00E4595B" w:rsidP="00E4595B">
      <w:pPr>
        <w:rPr>
          <w:ins w:id="9" w:author="MIDEA" w:date="2026-03-19T14:56:00Z"/>
          <w:rFonts w:ascii="仿宋" w:eastAsia="仿宋" w:hAnsi="仿宋" w:cs="Times New Roman"/>
          <w:b/>
          <w:bCs/>
          <w:szCs w:val="21"/>
        </w:rPr>
      </w:pPr>
      <w:ins w:id="10" w:author="MIDEA" w:date="2026-03-19T14:56:00Z">
        <w:r w:rsidRPr="00AE796C">
          <w:rPr>
            <w:rFonts w:ascii="仿宋" w:eastAsia="仿宋" w:hAnsi="仿宋" w:cs="Times New Roman" w:hint="eastAsia"/>
            <w:b/>
            <w:bCs/>
            <w:szCs w:val="21"/>
          </w:rPr>
          <w:t>技术方案：</w:t>
        </w:r>
      </w:ins>
    </w:p>
    <w:p w14:paraId="3C081CD2" w14:textId="77777777" w:rsidR="00E4595B" w:rsidRPr="003150AF" w:rsidRDefault="00E4595B" w:rsidP="00E4595B">
      <w:pPr>
        <w:pStyle w:val="aa"/>
        <w:shd w:val="clear" w:color="auto" w:fill="FFFFFF"/>
        <w:wordWrap w:val="0"/>
        <w:spacing w:before="0" w:beforeAutospacing="0" w:after="0" w:afterAutospacing="0"/>
        <w:rPr>
          <w:ins w:id="11" w:author="MIDEA" w:date="2026-03-19T14:56:00Z"/>
          <w:rFonts w:ascii="仿宋" w:eastAsia="仿宋" w:hAnsi="仿宋" w:cs="Segoe UI"/>
          <w:color w:val="1D2129"/>
          <w:sz w:val="21"/>
          <w:szCs w:val="21"/>
        </w:rPr>
      </w:pPr>
      <w:ins w:id="12" w:author="MIDEA" w:date="2026-03-19T14:56:00Z">
        <w:r w:rsidRPr="003150AF">
          <w:rPr>
            <w:rFonts w:ascii="仿宋" w:eastAsia="仿宋" w:hAnsi="仿宋" w:cs="Segoe UI"/>
            <w:color w:val="1D2129"/>
            <w:sz w:val="21"/>
            <w:szCs w:val="21"/>
          </w:rPr>
          <w:t>本项目面向储能运维场景中知识复杂、问题类型多样、</w:t>
        </w:r>
        <w:proofErr w:type="gramStart"/>
        <w:r w:rsidRPr="003150AF">
          <w:rPr>
            <w:rFonts w:ascii="仿宋" w:eastAsia="仿宋" w:hAnsi="仿宋" w:cs="Segoe UI"/>
            <w:color w:val="1D2129"/>
            <w:sz w:val="21"/>
            <w:szCs w:val="21"/>
          </w:rPr>
          <w:t>结论需可追溯</w:t>
        </w:r>
        <w:proofErr w:type="gramEnd"/>
        <w:r w:rsidRPr="003150AF">
          <w:rPr>
            <w:rFonts w:ascii="仿宋" w:eastAsia="仿宋" w:hAnsi="仿宋" w:cs="Segoe UI"/>
            <w:color w:val="1D2129"/>
            <w:sz w:val="21"/>
            <w:szCs w:val="21"/>
          </w:rPr>
          <w:t>的业务特点，构建了由知识准备层、问题理解层、分析推理层、结果呈现层和运行监控层组成的分层协同技术路线</w:t>
        </w:r>
        <w:r>
          <w:rPr>
            <w:rFonts w:ascii="仿宋" w:eastAsia="仿宋" w:hAnsi="仿宋" w:cs="Segoe UI" w:hint="eastAsia"/>
            <w:color w:val="1D2129"/>
            <w:sz w:val="21"/>
            <w:szCs w:val="21"/>
          </w:rPr>
          <w:t>，</w:t>
        </w:r>
        <w:r w:rsidRPr="003150AF">
          <w:rPr>
            <w:rFonts w:ascii="仿宋" w:eastAsia="仿宋" w:hAnsi="仿宋" w:cs="Segoe UI"/>
            <w:color w:val="1D2129"/>
            <w:sz w:val="21"/>
            <w:szCs w:val="21"/>
          </w:rPr>
          <w:t>通过知识组织、任务识别、检索增强、分析推理与过程监控相结合，形成面向业务问题的分析式问答体系。</w:t>
        </w:r>
      </w:ins>
    </w:p>
    <w:p w14:paraId="1E46888C" w14:textId="77777777" w:rsidR="00E4595B" w:rsidRDefault="00E4595B" w:rsidP="00E4595B">
      <w:pPr>
        <w:pStyle w:val="aa"/>
        <w:shd w:val="clear" w:color="auto" w:fill="FFFFFF"/>
        <w:wordWrap w:val="0"/>
        <w:spacing w:before="0" w:beforeAutospacing="0" w:after="0" w:afterAutospacing="0"/>
        <w:rPr>
          <w:ins w:id="13" w:author="MIDEA" w:date="2026-03-19T14:56:00Z"/>
          <w:rFonts w:ascii="仿宋" w:eastAsia="仿宋" w:hAnsi="仿宋" w:cs="Segoe UI"/>
          <w:color w:val="1D2129"/>
          <w:sz w:val="21"/>
          <w:szCs w:val="21"/>
        </w:rPr>
      </w:pPr>
      <w:ins w:id="14" w:author="MIDEA" w:date="2026-03-19T14:56:00Z">
        <w:r w:rsidRPr="003150AF">
          <w:rPr>
            <w:rFonts w:ascii="仿宋" w:eastAsia="仿宋" w:hAnsi="仿宋" w:cs="Segoe UI"/>
            <w:color w:val="1D2129"/>
            <w:sz w:val="21"/>
            <w:szCs w:val="21"/>
          </w:rPr>
          <w:t>在知识准备层，系统围绕储能运维场景构建概念性知识库与程序性知识库两类知识体系。前者主要承载标准规范、试验要求和原则性说明等概念知识，后者主要沉淀失效案例、运维流程、诊断路径和专家经验等程序知识，从而实现不同类型问题的差异化支撑。在问题理解层，系统首先识别用户问题所属任务类型，区分规范查询、故障分析、数据解读等不同场景，并据此确定后续检索范围与推理方式。在分析推理层，系统按照“先检索、后分析、再生成”的流程，结合相关规范条款、案例经验和分析框架，形成具备依据支撑的判断链路。结果呈现层面，系统可根据使用对象输出文字结论、风险提示、处置建议及图表报告。与此同时，运行监控层对问题理解、知识命中、推理过程和耗时表现进行全流程记录与监测，保障系统具备可观测、可诊断、可迭代的工程化能力</w:t>
        </w:r>
        <w:r>
          <w:rPr>
            <w:rFonts w:ascii="仿宋" w:eastAsia="仿宋" w:hAnsi="仿宋" w:cs="Segoe UI" w:hint="eastAsia"/>
            <w:color w:val="1D2129"/>
            <w:sz w:val="21"/>
            <w:szCs w:val="21"/>
          </w:rPr>
          <w:t>。</w:t>
        </w:r>
      </w:ins>
    </w:p>
    <w:p w14:paraId="12F117B0" w14:textId="77777777" w:rsidR="00E4595B" w:rsidRDefault="00E4595B" w:rsidP="00E4595B">
      <w:pPr>
        <w:pStyle w:val="aa"/>
        <w:shd w:val="clear" w:color="auto" w:fill="FFFFFF"/>
        <w:wordWrap w:val="0"/>
        <w:spacing w:before="0" w:beforeAutospacing="0" w:after="0" w:afterAutospacing="0"/>
        <w:rPr>
          <w:ins w:id="15" w:author="MIDEA" w:date="2026-03-19T14:56:00Z"/>
          <w:rFonts w:ascii="仿宋" w:eastAsia="仿宋" w:hAnsi="仿宋" w:cs="Segoe UI"/>
          <w:color w:val="1D2129"/>
          <w:sz w:val="21"/>
          <w:szCs w:val="21"/>
        </w:rPr>
      </w:pPr>
      <w:ins w:id="16" w:author="MIDEA" w:date="2026-03-19T14:56:00Z">
        <w:r w:rsidRPr="005721B2">
          <w:rPr>
            <w:rFonts w:ascii="仿宋" w:eastAsia="仿宋" w:hAnsi="仿宋" w:cs="Segoe UI"/>
            <w:noProof/>
            <w:color w:val="1D2129"/>
            <w:sz w:val="21"/>
            <w:szCs w:val="21"/>
          </w:rPr>
          <w:lastRenderedPageBreak/>
          <w:drawing>
            <wp:inline distT="0" distB="0" distL="0" distR="0" wp14:anchorId="2DD8685F" wp14:editId="6228D342">
              <wp:extent cx="4848902" cy="6096851"/>
              <wp:effectExtent l="0" t="0" r="889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48902" cy="6096851"/>
                      </a:xfrm>
                      <a:prstGeom prst="rect">
                        <a:avLst/>
                      </a:prstGeom>
                    </pic:spPr>
                  </pic:pic>
                </a:graphicData>
              </a:graphic>
            </wp:inline>
          </w:drawing>
        </w:r>
      </w:ins>
    </w:p>
    <w:p w14:paraId="46267096" w14:textId="77777777" w:rsidR="00E4595B" w:rsidRDefault="00E4595B" w:rsidP="00E4595B">
      <w:pPr>
        <w:pStyle w:val="aa"/>
        <w:shd w:val="clear" w:color="auto" w:fill="FFFFFF"/>
        <w:spacing w:before="0" w:beforeAutospacing="0" w:after="0" w:afterAutospacing="0"/>
        <w:jc w:val="center"/>
        <w:rPr>
          <w:ins w:id="17" w:author="MIDEA" w:date="2026-03-19T14:56:00Z"/>
          <w:rFonts w:ascii="仿宋" w:eastAsia="仿宋" w:hAnsi="仿宋" w:cs="Segoe UI"/>
          <w:color w:val="1D2129"/>
          <w:sz w:val="21"/>
          <w:szCs w:val="21"/>
        </w:rPr>
      </w:pPr>
      <w:ins w:id="18" w:author="MIDEA" w:date="2026-03-19T14:56:00Z">
        <w:r>
          <w:rPr>
            <w:rFonts w:ascii="仿宋" w:eastAsia="仿宋" w:hAnsi="仿宋" w:cs="Segoe UI"/>
            <w:color w:val="1D2129"/>
            <w:sz w:val="21"/>
            <w:szCs w:val="21"/>
          </w:rPr>
          <w:t>G</w:t>
        </w:r>
        <w:r>
          <w:rPr>
            <w:rFonts w:ascii="仿宋" w:eastAsia="仿宋" w:hAnsi="仿宋" w:cs="Segoe UI" w:hint="eastAsia"/>
            <w:color w:val="1D2129"/>
            <w:sz w:val="21"/>
            <w:szCs w:val="21"/>
          </w:rPr>
          <w:t>eni</w:t>
        </w:r>
        <w:r>
          <w:rPr>
            <w:rFonts w:ascii="仿宋" w:eastAsia="仿宋" w:hAnsi="仿宋" w:cs="Segoe UI"/>
            <w:color w:val="1D2129"/>
            <w:sz w:val="21"/>
            <w:szCs w:val="21"/>
          </w:rPr>
          <w:t>mi3</w:t>
        </w:r>
        <w:r>
          <w:rPr>
            <w:rFonts w:ascii="仿宋" w:eastAsia="仿宋" w:hAnsi="仿宋" w:cs="Segoe UI" w:hint="eastAsia"/>
            <w:color w:val="1D2129"/>
            <w:sz w:val="21"/>
            <w:szCs w:val="21"/>
          </w:rPr>
          <w:t>核心结构示意图</w:t>
        </w:r>
      </w:ins>
    </w:p>
    <w:p w14:paraId="4BBA066E" w14:textId="77777777" w:rsidR="00E4595B" w:rsidRDefault="00E4595B" w:rsidP="00E4595B">
      <w:pPr>
        <w:pStyle w:val="aa"/>
        <w:shd w:val="clear" w:color="auto" w:fill="FFFFFF"/>
        <w:spacing w:before="0" w:beforeAutospacing="0" w:after="0" w:afterAutospacing="0"/>
        <w:jc w:val="center"/>
        <w:rPr>
          <w:ins w:id="19" w:author="MIDEA" w:date="2026-03-19T14:56:00Z"/>
          <w:rFonts w:ascii="仿宋" w:eastAsia="仿宋" w:hAnsi="仿宋" w:cs="Segoe UI"/>
          <w:color w:val="1D2129"/>
          <w:sz w:val="21"/>
          <w:szCs w:val="21"/>
        </w:rPr>
      </w:pPr>
    </w:p>
    <w:p w14:paraId="3A957EEE" w14:textId="77777777" w:rsidR="00E4595B" w:rsidRDefault="00E4595B" w:rsidP="00E4595B">
      <w:pPr>
        <w:pStyle w:val="aa"/>
        <w:shd w:val="clear" w:color="auto" w:fill="FFFFFF"/>
        <w:spacing w:before="0" w:beforeAutospacing="0" w:after="0" w:afterAutospacing="0"/>
        <w:jc w:val="center"/>
        <w:rPr>
          <w:ins w:id="20" w:author="MIDEA" w:date="2026-03-19T14:56:00Z"/>
          <w:rFonts w:ascii="仿宋" w:eastAsia="仿宋" w:hAnsi="仿宋" w:cs="Segoe UI"/>
          <w:color w:val="1D2129"/>
          <w:sz w:val="21"/>
          <w:szCs w:val="21"/>
        </w:rPr>
      </w:pPr>
      <w:ins w:id="21" w:author="MIDEA" w:date="2026-03-19T14:56:00Z">
        <w:r w:rsidRPr="005721B2">
          <w:rPr>
            <w:rFonts w:ascii="仿宋" w:eastAsia="仿宋" w:hAnsi="仿宋" w:cs="Segoe UI"/>
            <w:noProof/>
            <w:color w:val="1D2129"/>
            <w:sz w:val="21"/>
            <w:szCs w:val="21"/>
          </w:rPr>
          <w:lastRenderedPageBreak/>
          <w:drawing>
            <wp:inline distT="0" distB="0" distL="0" distR="0" wp14:anchorId="533D8782" wp14:editId="7A845BB7">
              <wp:extent cx="2924583" cy="7001852"/>
              <wp:effectExtent l="0" t="0" r="952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24583" cy="7001852"/>
                      </a:xfrm>
                      <a:prstGeom prst="rect">
                        <a:avLst/>
                      </a:prstGeom>
                    </pic:spPr>
                  </pic:pic>
                </a:graphicData>
              </a:graphic>
            </wp:inline>
          </w:drawing>
        </w:r>
      </w:ins>
    </w:p>
    <w:p w14:paraId="1433498E" w14:textId="77777777" w:rsidR="00E4595B" w:rsidRPr="003150AF" w:rsidRDefault="00E4595B" w:rsidP="00E4595B">
      <w:pPr>
        <w:pStyle w:val="aa"/>
        <w:shd w:val="clear" w:color="auto" w:fill="FFFFFF"/>
        <w:spacing w:before="0" w:beforeAutospacing="0" w:after="0" w:afterAutospacing="0"/>
        <w:jc w:val="center"/>
        <w:rPr>
          <w:ins w:id="22" w:author="MIDEA" w:date="2026-03-19T14:56:00Z"/>
          <w:rFonts w:ascii="仿宋" w:eastAsia="仿宋" w:hAnsi="仿宋" w:cs="Segoe UI"/>
          <w:color w:val="1D2129"/>
          <w:sz w:val="21"/>
          <w:szCs w:val="21"/>
        </w:rPr>
      </w:pPr>
      <w:ins w:id="23" w:author="MIDEA" w:date="2026-03-19T14:56:00Z">
        <w:r>
          <w:rPr>
            <w:rFonts w:ascii="仿宋" w:eastAsia="仿宋" w:hAnsi="仿宋" w:cs="Segoe UI" w:hint="eastAsia"/>
            <w:color w:val="1D2129"/>
            <w:sz w:val="21"/>
            <w:szCs w:val="21"/>
          </w:rPr>
          <w:t>基本流程</w:t>
        </w:r>
      </w:ins>
    </w:p>
    <w:p w14:paraId="0E997EF1" w14:textId="77777777" w:rsidR="00E4595B" w:rsidRPr="008D6C73" w:rsidRDefault="00E4595B" w:rsidP="00E4595B">
      <w:pPr>
        <w:rPr>
          <w:ins w:id="24" w:author="MIDEA" w:date="2026-03-19T14:56:00Z"/>
          <w:rFonts w:ascii="仿宋" w:eastAsia="仿宋" w:hAnsi="仿宋" w:cs="Times New Roman"/>
          <w:szCs w:val="21"/>
        </w:rPr>
      </w:pPr>
    </w:p>
    <w:p w14:paraId="31A7996D" w14:textId="77777777" w:rsidR="00E4595B" w:rsidRPr="00AE796C" w:rsidRDefault="00E4595B" w:rsidP="00E4595B">
      <w:pPr>
        <w:rPr>
          <w:ins w:id="25" w:author="MIDEA" w:date="2026-03-19T14:56:00Z"/>
          <w:rFonts w:ascii="仿宋" w:eastAsia="仿宋" w:hAnsi="仿宋" w:cs="Times New Roman"/>
          <w:b/>
          <w:bCs/>
          <w:szCs w:val="21"/>
        </w:rPr>
      </w:pPr>
      <w:ins w:id="26" w:author="MIDEA" w:date="2026-03-19T14:56:00Z">
        <w:r w:rsidRPr="00AE796C">
          <w:rPr>
            <w:rFonts w:ascii="仿宋" w:eastAsia="仿宋" w:hAnsi="仿宋" w:cs="Times New Roman" w:hint="eastAsia"/>
            <w:b/>
            <w:bCs/>
            <w:szCs w:val="21"/>
          </w:rPr>
          <w:t>技术优势：</w:t>
        </w:r>
        <w:r w:rsidRPr="00AE796C">
          <w:rPr>
            <w:rFonts w:ascii="仿宋" w:eastAsia="仿宋" w:hAnsi="仿宋" w:cs="Times New Roman"/>
            <w:b/>
            <w:bCs/>
            <w:szCs w:val="21"/>
          </w:rPr>
          <w:t xml:space="preserve"> </w:t>
        </w:r>
      </w:ins>
    </w:p>
    <w:p w14:paraId="05B5B515" w14:textId="77777777" w:rsidR="00E4595B" w:rsidRPr="003150AF" w:rsidRDefault="00E4595B" w:rsidP="00E4595B">
      <w:pPr>
        <w:rPr>
          <w:ins w:id="27" w:author="MIDEA" w:date="2026-03-19T14:56:00Z"/>
          <w:rFonts w:ascii="仿宋" w:eastAsia="仿宋" w:hAnsi="仿宋" w:cs="Times New Roman"/>
          <w:szCs w:val="21"/>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47"/>
        <w:gridCol w:w="2623"/>
        <w:gridCol w:w="4220"/>
      </w:tblGrid>
      <w:tr w:rsidR="00E4595B" w:rsidRPr="00241A90" w14:paraId="62F64790" w14:textId="77777777" w:rsidTr="00E85651">
        <w:trPr>
          <w:tblHeader/>
          <w:ins w:id="28" w:author="MIDEA" w:date="2026-03-19T14:56:00Z"/>
        </w:trPr>
        <w:tc>
          <w:tcPr>
            <w:tcW w:w="0" w:type="auto"/>
            <w:tcBorders>
              <w:top w:val="single" w:sz="6" w:space="0" w:color="D1D9E0"/>
              <w:left w:val="single" w:sz="6" w:space="0" w:color="D1D9E0"/>
              <w:bottom w:val="single" w:sz="6" w:space="0" w:color="D1D9E0"/>
              <w:right w:val="single" w:sz="6" w:space="0" w:color="D1D9E0"/>
            </w:tcBorders>
            <w:shd w:val="clear" w:color="auto" w:fill="F4F6F8"/>
            <w:noWrap/>
            <w:tcMar>
              <w:top w:w="90" w:type="dxa"/>
              <w:left w:w="195" w:type="dxa"/>
              <w:bottom w:w="90" w:type="dxa"/>
              <w:right w:w="195" w:type="dxa"/>
            </w:tcMar>
            <w:vAlign w:val="center"/>
            <w:hideMark/>
          </w:tcPr>
          <w:p w14:paraId="26F088DF" w14:textId="77777777" w:rsidR="00E4595B" w:rsidRPr="00241A90" w:rsidRDefault="00E4595B" w:rsidP="00E85651">
            <w:pPr>
              <w:widowControl/>
              <w:jc w:val="left"/>
              <w:rPr>
                <w:ins w:id="29" w:author="MIDEA" w:date="2026-03-19T14:56:00Z"/>
                <w:rFonts w:ascii="仿宋" w:eastAsia="仿宋" w:hAnsi="仿宋" w:cs="Segoe UI"/>
                <w:b/>
                <w:bCs/>
                <w:color w:val="1D2129"/>
                <w:kern w:val="0"/>
                <w:szCs w:val="21"/>
              </w:rPr>
            </w:pPr>
            <w:ins w:id="30" w:author="MIDEA" w:date="2026-03-19T14:56:00Z">
              <w:r w:rsidRPr="00241A90">
                <w:rPr>
                  <w:rFonts w:ascii="仿宋" w:eastAsia="仿宋" w:hAnsi="仿宋" w:cs="Segoe UI"/>
                  <w:b/>
                  <w:bCs/>
                  <w:color w:val="1D2129"/>
                  <w:kern w:val="0"/>
                  <w:szCs w:val="21"/>
                </w:rPr>
                <w:t>对比维度</w:t>
              </w:r>
            </w:ins>
          </w:p>
        </w:tc>
        <w:tc>
          <w:tcPr>
            <w:tcW w:w="0" w:type="auto"/>
            <w:tcBorders>
              <w:top w:val="single" w:sz="6" w:space="0" w:color="D1D9E0"/>
              <w:left w:val="single" w:sz="6" w:space="0" w:color="D1D9E0"/>
              <w:bottom w:val="single" w:sz="6" w:space="0" w:color="D1D9E0"/>
              <w:right w:val="single" w:sz="6" w:space="0" w:color="D1D9E0"/>
            </w:tcBorders>
            <w:shd w:val="clear" w:color="auto" w:fill="F4F6F8"/>
            <w:noWrap/>
            <w:tcMar>
              <w:top w:w="90" w:type="dxa"/>
              <w:left w:w="195" w:type="dxa"/>
              <w:bottom w:w="90" w:type="dxa"/>
              <w:right w:w="195" w:type="dxa"/>
            </w:tcMar>
            <w:vAlign w:val="center"/>
            <w:hideMark/>
          </w:tcPr>
          <w:p w14:paraId="74BFAD39" w14:textId="77777777" w:rsidR="00E4595B" w:rsidRPr="00241A90" w:rsidRDefault="00E4595B" w:rsidP="00E85651">
            <w:pPr>
              <w:widowControl/>
              <w:jc w:val="left"/>
              <w:rPr>
                <w:ins w:id="31" w:author="MIDEA" w:date="2026-03-19T14:56:00Z"/>
                <w:rFonts w:ascii="仿宋" w:eastAsia="仿宋" w:hAnsi="仿宋" w:cs="Segoe UI"/>
                <w:b/>
                <w:bCs/>
                <w:color w:val="1D2129"/>
                <w:kern w:val="0"/>
                <w:szCs w:val="21"/>
              </w:rPr>
            </w:pPr>
            <w:ins w:id="32" w:author="MIDEA" w:date="2026-03-19T14:56:00Z">
              <w:r w:rsidRPr="00241A90">
                <w:rPr>
                  <w:rFonts w:ascii="仿宋" w:eastAsia="仿宋" w:hAnsi="仿宋" w:cs="Segoe UI"/>
                  <w:b/>
                  <w:bCs/>
                  <w:color w:val="1D2129"/>
                  <w:kern w:val="0"/>
                  <w:szCs w:val="21"/>
                </w:rPr>
                <w:t>行业常见方案</w:t>
              </w:r>
            </w:ins>
          </w:p>
        </w:tc>
        <w:tc>
          <w:tcPr>
            <w:tcW w:w="0" w:type="auto"/>
            <w:tcBorders>
              <w:top w:val="single" w:sz="6" w:space="0" w:color="D1D9E0"/>
              <w:left w:val="single" w:sz="6" w:space="0" w:color="D1D9E0"/>
              <w:bottom w:val="single" w:sz="6" w:space="0" w:color="D1D9E0"/>
              <w:right w:val="single" w:sz="6" w:space="0" w:color="D1D9E0"/>
            </w:tcBorders>
            <w:shd w:val="clear" w:color="auto" w:fill="F4F6F8"/>
            <w:noWrap/>
            <w:tcMar>
              <w:top w:w="90" w:type="dxa"/>
              <w:left w:w="195" w:type="dxa"/>
              <w:bottom w:w="90" w:type="dxa"/>
              <w:right w:w="195" w:type="dxa"/>
            </w:tcMar>
            <w:vAlign w:val="center"/>
            <w:hideMark/>
          </w:tcPr>
          <w:p w14:paraId="78655838" w14:textId="77777777" w:rsidR="00E4595B" w:rsidRPr="00241A90" w:rsidRDefault="00E4595B" w:rsidP="00E85651">
            <w:pPr>
              <w:widowControl/>
              <w:jc w:val="left"/>
              <w:rPr>
                <w:ins w:id="33" w:author="MIDEA" w:date="2026-03-19T14:56:00Z"/>
                <w:rFonts w:ascii="仿宋" w:eastAsia="仿宋" w:hAnsi="仿宋" w:cs="Segoe UI"/>
                <w:b/>
                <w:bCs/>
                <w:color w:val="1D2129"/>
                <w:kern w:val="0"/>
                <w:szCs w:val="21"/>
              </w:rPr>
            </w:pPr>
            <w:ins w:id="34" w:author="MIDEA" w:date="2026-03-19T14:56:00Z">
              <w:r w:rsidRPr="00241A90">
                <w:rPr>
                  <w:rFonts w:ascii="仿宋" w:eastAsia="仿宋" w:hAnsi="仿宋" w:cs="Segoe UI"/>
                  <w:b/>
                  <w:bCs/>
                  <w:color w:val="1D2129"/>
                  <w:kern w:val="0"/>
                  <w:szCs w:val="21"/>
                </w:rPr>
                <w:t>本技术解决方案的优势</w:t>
              </w:r>
            </w:ins>
          </w:p>
        </w:tc>
      </w:tr>
      <w:tr w:rsidR="00E4595B" w:rsidRPr="00241A90" w14:paraId="4592F1E1" w14:textId="77777777" w:rsidTr="00E85651">
        <w:trPr>
          <w:ins w:id="35" w:author="MIDEA" w:date="2026-03-19T14:56:00Z"/>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D245CD2" w14:textId="77777777" w:rsidR="00E4595B" w:rsidRPr="00241A90" w:rsidRDefault="00E4595B" w:rsidP="00E85651">
            <w:pPr>
              <w:widowControl/>
              <w:jc w:val="left"/>
              <w:rPr>
                <w:ins w:id="36" w:author="MIDEA" w:date="2026-03-19T14:56:00Z"/>
                <w:rFonts w:ascii="仿宋" w:eastAsia="仿宋" w:hAnsi="仿宋" w:cs="Segoe UI"/>
                <w:color w:val="1D2129"/>
                <w:kern w:val="0"/>
                <w:szCs w:val="21"/>
              </w:rPr>
            </w:pPr>
            <w:ins w:id="37" w:author="MIDEA" w:date="2026-03-19T14:56:00Z">
              <w:r w:rsidRPr="00241A90">
                <w:rPr>
                  <w:rFonts w:ascii="仿宋" w:eastAsia="仿宋" w:hAnsi="仿宋" w:cs="Segoe UI"/>
                  <w:color w:val="1D2129"/>
                  <w:kern w:val="0"/>
                  <w:szCs w:val="21"/>
                </w:rPr>
                <w:t>知识组织</w:t>
              </w:r>
            </w:ins>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09A149" w14:textId="77777777" w:rsidR="00E4595B" w:rsidRPr="00241A90" w:rsidRDefault="00E4595B" w:rsidP="00E85651">
            <w:pPr>
              <w:widowControl/>
              <w:jc w:val="left"/>
              <w:rPr>
                <w:ins w:id="38" w:author="MIDEA" w:date="2026-03-19T14:56:00Z"/>
                <w:rFonts w:ascii="仿宋" w:eastAsia="仿宋" w:hAnsi="仿宋" w:cs="Segoe UI"/>
                <w:color w:val="1D2129"/>
                <w:kern w:val="0"/>
                <w:szCs w:val="21"/>
              </w:rPr>
            </w:pPr>
            <w:ins w:id="39" w:author="MIDEA" w:date="2026-03-19T14:56:00Z">
              <w:r w:rsidRPr="00241A90">
                <w:rPr>
                  <w:rFonts w:ascii="仿宋" w:eastAsia="仿宋" w:hAnsi="仿宋" w:cs="Segoe UI"/>
                  <w:color w:val="1D2129"/>
                  <w:kern w:val="0"/>
                  <w:szCs w:val="21"/>
                </w:rPr>
                <w:t>多采用单一知识库或通用问答模式</w:t>
              </w:r>
            </w:ins>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77D1B73" w14:textId="77777777" w:rsidR="00E4595B" w:rsidRPr="00241A90" w:rsidRDefault="00E4595B" w:rsidP="00E85651">
            <w:pPr>
              <w:widowControl/>
              <w:jc w:val="left"/>
              <w:rPr>
                <w:ins w:id="40" w:author="MIDEA" w:date="2026-03-19T14:56:00Z"/>
                <w:rFonts w:ascii="仿宋" w:eastAsia="仿宋" w:hAnsi="仿宋" w:cs="Segoe UI"/>
                <w:color w:val="1D2129"/>
                <w:kern w:val="0"/>
                <w:szCs w:val="21"/>
              </w:rPr>
            </w:pPr>
            <w:ins w:id="41" w:author="MIDEA" w:date="2026-03-19T14:56:00Z">
              <w:r w:rsidRPr="00241A90">
                <w:rPr>
                  <w:rFonts w:ascii="仿宋" w:eastAsia="仿宋" w:hAnsi="仿宋" w:cs="Segoe UI"/>
                  <w:color w:val="1D2129"/>
                  <w:kern w:val="0"/>
                  <w:szCs w:val="21"/>
                </w:rPr>
                <w:t>采用概念库+</w:t>
              </w:r>
              <w:proofErr w:type="gramStart"/>
              <w:r w:rsidRPr="00241A90">
                <w:rPr>
                  <w:rFonts w:ascii="仿宋" w:eastAsia="仿宋" w:hAnsi="仿宋" w:cs="Segoe UI"/>
                  <w:color w:val="1D2129"/>
                  <w:kern w:val="0"/>
                  <w:szCs w:val="21"/>
                </w:rPr>
                <w:t>程序库双库协同</w:t>
              </w:r>
              <w:proofErr w:type="gramEnd"/>
              <w:r w:rsidRPr="00241A90">
                <w:rPr>
                  <w:rFonts w:ascii="仿宋" w:eastAsia="仿宋" w:hAnsi="仿宋" w:cs="Segoe UI"/>
                  <w:color w:val="1D2129"/>
                  <w:kern w:val="0"/>
                  <w:szCs w:val="21"/>
                </w:rPr>
                <w:t>，更适合规范查询与故障诊断</w:t>
              </w:r>
            </w:ins>
          </w:p>
        </w:tc>
      </w:tr>
      <w:tr w:rsidR="00E4595B" w:rsidRPr="00241A90" w14:paraId="4F316E00" w14:textId="77777777" w:rsidTr="00E85651">
        <w:trPr>
          <w:ins w:id="42" w:author="MIDEA" w:date="2026-03-19T14:56:00Z"/>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561C2E" w14:textId="77777777" w:rsidR="00E4595B" w:rsidRPr="00241A90" w:rsidRDefault="00E4595B" w:rsidP="00E85651">
            <w:pPr>
              <w:widowControl/>
              <w:jc w:val="left"/>
              <w:rPr>
                <w:ins w:id="43" w:author="MIDEA" w:date="2026-03-19T14:56:00Z"/>
                <w:rFonts w:ascii="仿宋" w:eastAsia="仿宋" w:hAnsi="仿宋" w:cs="Segoe UI"/>
                <w:color w:val="1D2129"/>
                <w:kern w:val="0"/>
                <w:szCs w:val="21"/>
              </w:rPr>
            </w:pPr>
            <w:ins w:id="44" w:author="MIDEA" w:date="2026-03-19T14:56:00Z">
              <w:r w:rsidRPr="00241A90">
                <w:rPr>
                  <w:rFonts w:ascii="仿宋" w:eastAsia="仿宋" w:hAnsi="仿宋" w:cs="Segoe UI"/>
                  <w:color w:val="1D2129"/>
                  <w:kern w:val="0"/>
                  <w:szCs w:val="21"/>
                </w:rPr>
                <w:lastRenderedPageBreak/>
                <w:t>问题处理</w:t>
              </w:r>
            </w:ins>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F83E993" w14:textId="77777777" w:rsidR="00E4595B" w:rsidRPr="00241A90" w:rsidRDefault="00E4595B" w:rsidP="00E85651">
            <w:pPr>
              <w:widowControl/>
              <w:jc w:val="left"/>
              <w:rPr>
                <w:ins w:id="45" w:author="MIDEA" w:date="2026-03-19T14:56:00Z"/>
                <w:rFonts w:ascii="仿宋" w:eastAsia="仿宋" w:hAnsi="仿宋" w:cs="Segoe UI"/>
                <w:color w:val="1D2129"/>
                <w:kern w:val="0"/>
                <w:szCs w:val="21"/>
              </w:rPr>
            </w:pPr>
            <w:ins w:id="46" w:author="MIDEA" w:date="2026-03-19T14:56:00Z">
              <w:r w:rsidRPr="00241A90">
                <w:rPr>
                  <w:rFonts w:ascii="仿宋" w:eastAsia="仿宋" w:hAnsi="仿宋" w:cs="Segoe UI"/>
                  <w:color w:val="1D2129"/>
                  <w:kern w:val="0"/>
                  <w:szCs w:val="21"/>
                </w:rPr>
                <w:t>偏重直接生成答案</w:t>
              </w:r>
            </w:ins>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2A49694" w14:textId="77777777" w:rsidR="00E4595B" w:rsidRPr="00241A90" w:rsidRDefault="00E4595B" w:rsidP="00E85651">
            <w:pPr>
              <w:widowControl/>
              <w:jc w:val="left"/>
              <w:rPr>
                <w:ins w:id="47" w:author="MIDEA" w:date="2026-03-19T14:56:00Z"/>
                <w:rFonts w:ascii="仿宋" w:eastAsia="仿宋" w:hAnsi="仿宋" w:cs="Segoe UI"/>
                <w:color w:val="1D2129"/>
                <w:kern w:val="0"/>
                <w:szCs w:val="21"/>
              </w:rPr>
            </w:pPr>
            <w:ins w:id="48" w:author="MIDEA" w:date="2026-03-19T14:56:00Z">
              <w:r w:rsidRPr="00241A90">
                <w:rPr>
                  <w:rFonts w:ascii="仿宋" w:eastAsia="仿宋" w:hAnsi="仿宋" w:cs="Segoe UI"/>
                  <w:color w:val="1D2129"/>
                  <w:kern w:val="0"/>
                  <w:szCs w:val="21"/>
                </w:rPr>
                <w:t>按“识别—检索—分析—生成”链路处理，回答更贴合业务</w:t>
              </w:r>
            </w:ins>
          </w:p>
        </w:tc>
      </w:tr>
      <w:tr w:rsidR="00E4595B" w:rsidRPr="00241A90" w14:paraId="157ABE03" w14:textId="77777777" w:rsidTr="00E85651">
        <w:trPr>
          <w:ins w:id="49" w:author="MIDEA" w:date="2026-03-19T14:56:00Z"/>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55E5B8" w14:textId="77777777" w:rsidR="00E4595B" w:rsidRPr="00241A90" w:rsidRDefault="00E4595B" w:rsidP="00E85651">
            <w:pPr>
              <w:widowControl/>
              <w:jc w:val="left"/>
              <w:rPr>
                <w:ins w:id="50" w:author="MIDEA" w:date="2026-03-19T14:56:00Z"/>
                <w:rFonts w:ascii="仿宋" w:eastAsia="仿宋" w:hAnsi="仿宋" w:cs="Segoe UI"/>
                <w:color w:val="1D2129"/>
                <w:kern w:val="0"/>
                <w:szCs w:val="21"/>
              </w:rPr>
            </w:pPr>
            <w:ins w:id="51" w:author="MIDEA" w:date="2026-03-19T14:56:00Z">
              <w:r w:rsidRPr="00241A90">
                <w:rPr>
                  <w:rFonts w:ascii="仿宋" w:eastAsia="仿宋" w:hAnsi="仿宋" w:cs="Segoe UI"/>
                  <w:color w:val="1D2129"/>
                  <w:kern w:val="0"/>
                  <w:szCs w:val="21"/>
                </w:rPr>
                <w:t>复杂问题分析</w:t>
              </w:r>
            </w:ins>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5A9704" w14:textId="77777777" w:rsidR="00E4595B" w:rsidRPr="00241A90" w:rsidRDefault="00E4595B" w:rsidP="00E85651">
            <w:pPr>
              <w:widowControl/>
              <w:jc w:val="left"/>
              <w:rPr>
                <w:ins w:id="52" w:author="MIDEA" w:date="2026-03-19T14:56:00Z"/>
                <w:rFonts w:ascii="仿宋" w:eastAsia="仿宋" w:hAnsi="仿宋" w:cs="Segoe UI"/>
                <w:color w:val="1D2129"/>
                <w:kern w:val="0"/>
                <w:szCs w:val="21"/>
              </w:rPr>
            </w:pPr>
            <w:ins w:id="53" w:author="MIDEA" w:date="2026-03-19T14:56:00Z">
              <w:r w:rsidRPr="00241A90">
                <w:rPr>
                  <w:rFonts w:ascii="仿宋" w:eastAsia="仿宋" w:hAnsi="仿宋" w:cs="Segoe UI"/>
                  <w:color w:val="1D2129"/>
                  <w:kern w:val="0"/>
                  <w:szCs w:val="21"/>
                </w:rPr>
                <w:t>往往直接给结论，过程不足</w:t>
              </w:r>
            </w:ins>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6603FC1" w14:textId="77777777" w:rsidR="00E4595B" w:rsidRPr="00241A90" w:rsidRDefault="00E4595B" w:rsidP="00E85651">
            <w:pPr>
              <w:widowControl/>
              <w:jc w:val="left"/>
              <w:rPr>
                <w:ins w:id="54" w:author="MIDEA" w:date="2026-03-19T14:56:00Z"/>
                <w:rFonts w:ascii="仿宋" w:eastAsia="仿宋" w:hAnsi="仿宋" w:cs="Segoe UI"/>
                <w:color w:val="1D2129"/>
                <w:kern w:val="0"/>
                <w:szCs w:val="21"/>
              </w:rPr>
            </w:pPr>
            <w:ins w:id="55" w:author="MIDEA" w:date="2026-03-19T14:56:00Z">
              <w:r w:rsidRPr="00241A90">
                <w:rPr>
                  <w:rFonts w:ascii="仿宋" w:eastAsia="仿宋" w:hAnsi="仿宋" w:cs="Segoe UI"/>
                  <w:color w:val="1D2129"/>
                  <w:kern w:val="0"/>
                  <w:szCs w:val="21"/>
                </w:rPr>
                <w:t>提供分步骤分析路径，便于故障定位与原因解释</w:t>
              </w:r>
            </w:ins>
          </w:p>
        </w:tc>
      </w:tr>
      <w:tr w:rsidR="00E4595B" w:rsidRPr="00241A90" w14:paraId="427ED097" w14:textId="77777777" w:rsidTr="00E85651">
        <w:trPr>
          <w:ins w:id="56" w:author="MIDEA" w:date="2026-03-19T14:56:00Z"/>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0D825F9" w14:textId="77777777" w:rsidR="00E4595B" w:rsidRPr="00241A90" w:rsidRDefault="00E4595B" w:rsidP="00E85651">
            <w:pPr>
              <w:widowControl/>
              <w:jc w:val="left"/>
              <w:rPr>
                <w:ins w:id="57" w:author="MIDEA" w:date="2026-03-19T14:56:00Z"/>
                <w:rFonts w:ascii="仿宋" w:eastAsia="仿宋" w:hAnsi="仿宋" w:cs="Segoe UI"/>
                <w:color w:val="1D2129"/>
                <w:kern w:val="0"/>
                <w:szCs w:val="21"/>
              </w:rPr>
            </w:pPr>
            <w:ins w:id="58" w:author="MIDEA" w:date="2026-03-19T14:56:00Z">
              <w:r w:rsidRPr="00241A90">
                <w:rPr>
                  <w:rFonts w:ascii="仿宋" w:eastAsia="仿宋" w:hAnsi="仿宋" w:cs="Segoe UI"/>
                  <w:color w:val="1D2129"/>
                  <w:kern w:val="0"/>
                  <w:szCs w:val="21"/>
                </w:rPr>
                <w:t>可追溯性</w:t>
              </w:r>
            </w:ins>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F3593BB" w14:textId="77777777" w:rsidR="00E4595B" w:rsidRPr="00241A90" w:rsidRDefault="00E4595B" w:rsidP="00E85651">
            <w:pPr>
              <w:widowControl/>
              <w:jc w:val="left"/>
              <w:rPr>
                <w:ins w:id="59" w:author="MIDEA" w:date="2026-03-19T14:56:00Z"/>
                <w:rFonts w:ascii="仿宋" w:eastAsia="仿宋" w:hAnsi="仿宋" w:cs="Segoe UI"/>
                <w:color w:val="1D2129"/>
                <w:kern w:val="0"/>
                <w:szCs w:val="21"/>
              </w:rPr>
            </w:pPr>
            <w:ins w:id="60" w:author="MIDEA" w:date="2026-03-19T14:56:00Z">
              <w:r w:rsidRPr="00241A90">
                <w:rPr>
                  <w:rFonts w:ascii="仿宋" w:eastAsia="仿宋" w:hAnsi="仿宋" w:cs="Segoe UI"/>
                  <w:color w:val="1D2129"/>
                  <w:kern w:val="0"/>
                  <w:szCs w:val="21"/>
                </w:rPr>
                <w:t>答案依据展示不足</w:t>
              </w:r>
            </w:ins>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5713157" w14:textId="77777777" w:rsidR="00E4595B" w:rsidRPr="00241A90" w:rsidRDefault="00E4595B" w:rsidP="00E85651">
            <w:pPr>
              <w:widowControl/>
              <w:jc w:val="left"/>
              <w:rPr>
                <w:ins w:id="61" w:author="MIDEA" w:date="2026-03-19T14:56:00Z"/>
                <w:rFonts w:ascii="仿宋" w:eastAsia="仿宋" w:hAnsi="仿宋" w:cs="Segoe UI"/>
                <w:color w:val="1D2129"/>
                <w:kern w:val="0"/>
                <w:szCs w:val="21"/>
              </w:rPr>
            </w:pPr>
            <w:ins w:id="62" w:author="MIDEA" w:date="2026-03-19T14:56:00Z">
              <w:r w:rsidRPr="00241A90">
                <w:rPr>
                  <w:rFonts w:ascii="仿宋" w:eastAsia="仿宋" w:hAnsi="仿宋" w:cs="Segoe UI"/>
                  <w:color w:val="1D2129"/>
                  <w:kern w:val="0"/>
                  <w:szCs w:val="21"/>
                </w:rPr>
                <w:t>支持结论、依据、过程统一输出，结果更可解释</w:t>
              </w:r>
            </w:ins>
          </w:p>
        </w:tc>
      </w:tr>
      <w:tr w:rsidR="00E4595B" w:rsidRPr="00241A90" w14:paraId="75892310" w14:textId="77777777" w:rsidTr="00E85651">
        <w:trPr>
          <w:ins w:id="63" w:author="MIDEA" w:date="2026-03-19T14:56:00Z"/>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614FF9C" w14:textId="77777777" w:rsidR="00E4595B" w:rsidRPr="00241A90" w:rsidRDefault="00E4595B" w:rsidP="00E85651">
            <w:pPr>
              <w:widowControl/>
              <w:jc w:val="left"/>
              <w:rPr>
                <w:ins w:id="64" w:author="MIDEA" w:date="2026-03-19T14:56:00Z"/>
                <w:rFonts w:ascii="仿宋" w:eastAsia="仿宋" w:hAnsi="仿宋" w:cs="Segoe UI"/>
                <w:color w:val="1D2129"/>
                <w:kern w:val="0"/>
                <w:szCs w:val="21"/>
              </w:rPr>
            </w:pPr>
            <w:ins w:id="65" w:author="MIDEA" w:date="2026-03-19T14:56:00Z">
              <w:r w:rsidRPr="00241A90">
                <w:rPr>
                  <w:rFonts w:ascii="仿宋" w:eastAsia="仿宋" w:hAnsi="仿宋" w:cs="Segoe UI"/>
                  <w:color w:val="1D2129"/>
                  <w:kern w:val="0"/>
                  <w:szCs w:val="21"/>
                </w:rPr>
                <w:t>输出形式</w:t>
              </w:r>
            </w:ins>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E9EB37A" w14:textId="77777777" w:rsidR="00E4595B" w:rsidRPr="00241A90" w:rsidRDefault="00E4595B" w:rsidP="00E85651">
            <w:pPr>
              <w:widowControl/>
              <w:jc w:val="left"/>
              <w:rPr>
                <w:ins w:id="66" w:author="MIDEA" w:date="2026-03-19T14:56:00Z"/>
                <w:rFonts w:ascii="仿宋" w:eastAsia="仿宋" w:hAnsi="仿宋" w:cs="Segoe UI"/>
                <w:color w:val="1D2129"/>
                <w:kern w:val="0"/>
                <w:szCs w:val="21"/>
              </w:rPr>
            </w:pPr>
            <w:ins w:id="67" w:author="MIDEA" w:date="2026-03-19T14:56:00Z">
              <w:r w:rsidRPr="00241A90">
                <w:rPr>
                  <w:rFonts w:ascii="仿宋" w:eastAsia="仿宋" w:hAnsi="仿宋" w:cs="Segoe UI"/>
                  <w:color w:val="1D2129"/>
                  <w:kern w:val="0"/>
                  <w:szCs w:val="21"/>
                </w:rPr>
                <w:t>以文本回复为主</w:t>
              </w:r>
            </w:ins>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95824D0" w14:textId="77777777" w:rsidR="00E4595B" w:rsidRPr="00241A90" w:rsidRDefault="00E4595B" w:rsidP="00E85651">
            <w:pPr>
              <w:widowControl/>
              <w:jc w:val="left"/>
              <w:rPr>
                <w:ins w:id="68" w:author="MIDEA" w:date="2026-03-19T14:56:00Z"/>
                <w:rFonts w:ascii="仿宋" w:eastAsia="仿宋" w:hAnsi="仿宋" w:cs="Segoe UI"/>
                <w:color w:val="1D2129"/>
                <w:kern w:val="0"/>
                <w:szCs w:val="21"/>
              </w:rPr>
            </w:pPr>
            <w:ins w:id="69" w:author="MIDEA" w:date="2026-03-19T14:56:00Z">
              <w:r w:rsidRPr="00241A90">
                <w:rPr>
                  <w:rFonts w:ascii="仿宋" w:eastAsia="仿宋" w:hAnsi="仿宋" w:cs="Segoe UI"/>
                  <w:color w:val="1D2129"/>
                  <w:kern w:val="0"/>
                  <w:szCs w:val="21"/>
                </w:rPr>
                <w:t>支持文字、图表、报告一体化输出</w:t>
              </w:r>
            </w:ins>
          </w:p>
        </w:tc>
      </w:tr>
      <w:tr w:rsidR="00E4595B" w:rsidRPr="00241A90" w14:paraId="0C2D6D48" w14:textId="77777777" w:rsidTr="00E85651">
        <w:trPr>
          <w:ins w:id="70" w:author="MIDEA" w:date="2026-03-19T14:56:00Z"/>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9132569" w14:textId="77777777" w:rsidR="00E4595B" w:rsidRPr="00241A90" w:rsidRDefault="00E4595B" w:rsidP="00E85651">
            <w:pPr>
              <w:widowControl/>
              <w:jc w:val="left"/>
              <w:rPr>
                <w:ins w:id="71" w:author="MIDEA" w:date="2026-03-19T14:56:00Z"/>
                <w:rFonts w:ascii="仿宋" w:eastAsia="仿宋" w:hAnsi="仿宋" w:cs="Segoe UI"/>
                <w:color w:val="1D2129"/>
                <w:kern w:val="0"/>
                <w:szCs w:val="21"/>
              </w:rPr>
            </w:pPr>
            <w:ins w:id="72" w:author="MIDEA" w:date="2026-03-19T14:56:00Z">
              <w:r w:rsidRPr="00241A90">
                <w:rPr>
                  <w:rFonts w:ascii="仿宋" w:eastAsia="仿宋" w:hAnsi="仿宋" w:cs="Segoe UI"/>
                  <w:color w:val="1D2129"/>
                  <w:kern w:val="0"/>
                  <w:szCs w:val="21"/>
                </w:rPr>
                <w:t>业务适配</w:t>
              </w:r>
            </w:ins>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E8EE5B7" w14:textId="77777777" w:rsidR="00E4595B" w:rsidRPr="00241A90" w:rsidRDefault="00E4595B" w:rsidP="00E85651">
            <w:pPr>
              <w:widowControl/>
              <w:jc w:val="left"/>
              <w:rPr>
                <w:ins w:id="73" w:author="MIDEA" w:date="2026-03-19T14:56:00Z"/>
                <w:rFonts w:ascii="仿宋" w:eastAsia="仿宋" w:hAnsi="仿宋" w:cs="Segoe UI"/>
                <w:color w:val="1D2129"/>
                <w:kern w:val="0"/>
                <w:szCs w:val="21"/>
              </w:rPr>
            </w:pPr>
            <w:ins w:id="74" w:author="MIDEA" w:date="2026-03-19T14:56:00Z">
              <w:r w:rsidRPr="00241A90">
                <w:rPr>
                  <w:rFonts w:ascii="仿宋" w:eastAsia="仿宋" w:hAnsi="仿宋" w:cs="Segoe UI"/>
                  <w:color w:val="1D2129"/>
                  <w:kern w:val="0"/>
                  <w:szCs w:val="21"/>
                </w:rPr>
                <w:t>通用能力较强，行业适配有限</w:t>
              </w:r>
            </w:ins>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B0F7CA4" w14:textId="77777777" w:rsidR="00E4595B" w:rsidRPr="00241A90" w:rsidRDefault="00E4595B" w:rsidP="00E85651">
            <w:pPr>
              <w:widowControl/>
              <w:jc w:val="left"/>
              <w:rPr>
                <w:ins w:id="75" w:author="MIDEA" w:date="2026-03-19T14:56:00Z"/>
                <w:rFonts w:ascii="仿宋" w:eastAsia="仿宋" w:hAnsi="仿宋" w:cs="Segoe UI"/>
                <w:color w:val="1D2129"/>
                <w:kern w:val="0"/>
                <w:szCs w:val="21"/>
              </w:rPr>
            </w:pPr>
            <w:ins w:id="76" w:author="MIDEA" w:date="2026-03-19T14:56:00Z">
              <w:r w:rsidRPr="00241A90">
                <w:rPr>
                  <w:rFonts w:ascii="仿宋" w:eastAsia="仿宋" w:hAnsi="仿宋" w:cs="Segoe UI"/>
                  <w:color w:val="1D2129"/>
                  <w:kern w:val="0"/>
                  <w:szCs w:val="21"/>
                </w:rPr>
                <w:t>面向储能运维场景设计，专业性更强</w:t>
              </w:r>
            </w:ins>
          </w:p>
        </w:tc>
      </w:tr>
      <w:tr w:rsidR="00E4595B" w:rsidRPr="00241A90" w14:paraId="16663247" w14:textId="77777777" w:rsidTr="00E85651">
        <w:trPr>
          <w:ins w:id="77" w:author="MIDEA" w:date="2026-03-19T14:56:00Z"/>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5C6247E" w14:textId="77777777" w:rsidR="00E4595B" w:rsidRPr="00241A90" w:rsidRDefault="00E4595B" w:rsidP="00E85651">
            <w:pPr>
              <w:widowControl/>
              <w:jc w:val="left"/>
              <w:rPr>
                <w:ins w:id="78" w:author="MIDEA" w:date="2026-03-19T14:56:00Z"/>
                <w:rFonts w:ascii="仿宋" w:eastAsia="仿宋" w:hAnsi="仿宋" w:cs="Segoe UI"/>
                <w:color w:val="1D2129"/>
                <w:kern w:val="0"/>
                <w:szCs w:val="21"/>
              </w:rPr>
            </w:pPr>
            <w:ins w:id="79" w:author="MIDEA" w:date="2026-03-19T14:56:00Z">
              <w:r w:rsidRPr="00241A90">
                <w:rPr>
                  <w:rFonts w:ascii="仿宋" w:eastAsia="仿宋" w:hAnsi="仿宋" w:cs="Segoe UI"/>
                  <w:color w:val="1D2129"/>
                  <w:kern w:val="0"/>
                  <w:szCs w:val="21"/>
                </w:rPr>
                <w:t>工程能力</w:t>
              </w:r>
            </w:ins>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D72DE99" w14:textId="77777777" w:rsidR="00E4595B" w:rsidRPr="00241A90" w:rsidRDefault="00E4595B" w:rsidP="00E85651">
            <w:pPr>
              <w:widowControl/>
              <w:jc w:val="left"/>
              <w:rPr>
                <w:ins w:id="80" w:author="MIDEA" w:date="2026-03-19T14:56:00Z"/>
                <w:rFonts w:ascii="仿宋" w:eastAsia="仿宋" w:hAnsi="仿宋" w:cs="Segoe UI"/>
                <w:color w:val="1D2129"/>
                <w:kern w:val="0"/>
                <w:szCs w:val="21"/>
              </w:rPr>
            </w:pPr>
            <w:ins w:id="81" w:author="MIDEA" w:date="2026-03-19T14:56:00Z">
              <w:r w:rsidRPr="00241A90">
                <w:rPr>
                  <w:rFonts w:ascii="仿宋" w:eastAsia="仿宋" w:hAnsi="仿宋" w:cs="Segoe UI"/>
                  <w:color w:val="1D2129"/>
                  <w:kern w:val="0"/>
                  <w:szCs w:val="21"/>
                </w:rPr>
                <w:t>偏演示应用，扩展性一般</w:t>
              </w:r>
            </w:ins>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D271D8" w14:textId="77777777" w:rsidR="00E4595B" w:rsidRPr="00241A90" w:rsidRDefault="00E4595B" w:rsidP="00E85651">
            <w:pPr>
              <w:widowControl/>
              <w:jc w:val="left"/>
              <w:rPr>
                <w:ins w:id="82" w:author="MIDEA" w:date="2026-03-19T14:56:00Z"/>
                <w:rFonts w:ascii="仿宋" w:eastAsia="仿宋" w:hAnsi="仿宋" w:cs="Segoe UI"/>
                <w:color w:val="1D2129"/>
                <w:kern w:val="0"/>
                <w:szCs w:val="21"/>
              </w:rPr>
            </w:pPr>
            <w:ins w:id="83" w:author="MIDEA" w:date="2026-03-19T14:56:00Z">
              <w:r w:rsidRPr="00241A90">
                <w:rPr>
                  <w:rFonts w:ascii="仿宋" w:eastAsia="仿宋" w:hAnsi="仿宋" w:cs="Segoe UI"/>
                  <w:color w:val="1D2129"/>
                  <w:kern w:val="0"/>
                  <w:szCs w:val="21"/>
                </w:rPr>
                <w:t>具备监控、诊断与迭代能力，便于持续优化</w:t>
              </w:r>
            </w:ins>
          </w:p>
        </w:tc>
      </w:tr>
    </w:tbl>
    <w:p w14:paraId="69A39A38" w14:textId="77777777" w:rsidR="00E4595B" w:rsidRPr="008D6C73" w:rsidRDefault="00E4595B" w:rsidP="00E4595B">
      <w:pPr>
        <w:rPr>
          <w:ins w:id="84" w:author="MIDEA" w:date="2026-03-19T14:56:00Z"/>
          <w:rFonts w:ascii="仿宋" w:eastAsia="仿宋" w:hAnsi="仿宋" w:cs="Times New Roman"/>
          <w:szCs w:val="21"/>
        </w:rPr>
      </w:pPr>
    </w:p>
    <w:p w14:paraId="44603AAC" w14:textId="77777777" w:rsidR="00E4595B" w:rsidRDefault="00E4595B" w:rsidP="00E4595B">
      <w:pPr>
        <w:rPr>
          <w:ins w:id="85" w:author="MIDEA" w:date="2026-03-19T14:56:00Z"/>
          <w:rFonts w:ascii="仿宋" w:eastAsia="仿宋" w:hAnsi="仿宋" w:cs="Times New Roman"/>
          <w:szCs w:val="21"/>
        </w:rPr>
      </w:pPr>
      <w:ins w:id="86" w:author="MIDEA" w:date="2026-03-19T14:56:00Z">
        <w:r w:rsidRPr="00AE796C">
          <w:rPr>
            <w:rFonts w:ascii="仿宋" w:eastAsia="仿宋" w:hAnsi="仿宋" w:cs="Times New Roman" w:hint="eastAsia"/>
            <w:b/>
            <w:bCs/>
            <w:szCs w:val="21"/>
          </w:rPr>
          <w:t>场景验证</w:t>
        </w:r>
        <w:r w:rsidRPr="008D6C73">
          <w:rPr>
            <w:rFonts w:ascii="仿宋" w:eastAsia="仿宋" w:hAnsi="仿宋" w:cs="Times New Roman" w:hint="eastAsia"/>
            <w:szCs w:val="21"/>
          </w:rPr>
          <w:t>：</w:t>
        </w:r>
      </w:ins>
    </w:p>
    <w:p w14:paraId="3AB7BAA4" w14:textId="77777777" w:rsidR="00E4595B" w:rsidRPr="005721B2" w:rsidRDefault="00E4595B" w:rsidP="00E4595B">
      <w:pPr>
        <w:rPr>
          <w:ins w:id="87" w:author="MIDEA" w:date="2026-03-19T14:56:00Z"/>
          <w:rFonts w:ascii="仿宋" w:eastAsia="仿宋" w:hAnsi="仿宋" w:cs="Times New Roman"/>
          <w:szCs w:val="21"/>
        </w:rPr>
      </w:pPr>
      <w:ins w:id="88" w:author="MIDEA" w:date="2026-03-19T14:56:00Z">
        <w:r w:rsidRPr="005721B2">
          <w:rPr>
            <w:rFonts w:ascii="仿宋" w:eastAsia="仿宋" w:hAnsi="仿宋" w:cs="Times New Roman"/>
            <w:noProof/>
            <w:szCs w:val="21"/>
          </w:rPr>
          <w:drawing>
            <wp:inline distT="0" distB="0" distL="0" distR="0" wp14:anchorId="42BF8559" wp14:editId="486B8990">
              <wp:extent cx="5274310" cy="390969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909695"/>
                      </a:xfrm>
                      <a:prstGeom prst="rect">
                        <a:avLst/>
                      </a:prstGeom>
                    </pic:spPr>
                  </pic:pic>
                </a:graphicData>
              </a:graphic>
            </wp:inline>
          </w:drawing>
        </w:r>
      </w:ins>
    </w:p>
    <w:p w14:paraId="357FFD78" w14:textId="77777777" w:rsidR="00E4595B" w:rsidRPr="008D6C73" w:rsidRDefault="00E4595B" w:rsidP="00E4595B">
      <w:pPr>
        <w:rPr>
          <w:ins w:id="89" w:author="MIDEA" w:date="2026-03-19T14:56:00Z"/>
          <w:rFonts w:ascii="仿宋" w:eastAsia="仿宋" w:hAnsi="仿宋" w:cs="Times New Roman"/>
          <w:szCs w:val="21"/>
        </w:rPr>
      </w:pPr>
      <w:ins w:id="90" w:author="MIDEA" w:date="2026-03-19T14:56:00Z">
        <w:r>
          <w:rPr>
            <w:rFonts w:ascii="仿宋" w:eastAsia="仿宋" w:hAnsi="仿宋" w:cs="Times New Roman" w:hint="eastAsia"/>
            <w:szCs w:val="21"/>
          </w:rPr>
          <w:t>选取部分有代表性的专业领域运</w:t>
        </w:r>
        <w:proofErr w:type="gramStart"/>
        <w:r>
          <w:rPr>
            <w:rFonts w:ascii="仿宋" w:eastAsia="仿宋" w:hAnsi="仿宋" w:cs="Times New Roman" w:hint="eastAsia"/>
            <w:szCs w:val="21"/>
          </w:rPr>
          <w:t>维问题</w:t>
        </w:r>
        <w:proofErr w:type="gramEnd"/>
        <w:r>
          <w:rPr>
            <w:rFonts w:ascii="仿宋" w:eastAsia="仿宋" w:hAnsi="仿宋" w:cs="Times New Roman" w:hint="eastAsia"/>
            <w:szCs w:val="21"/>
          </w:rPr>
          <w:t>进行提问，输出回答覆盖全面、分析链路合理、结论正确。</w:t>
        </w:r>
      </w:ins>
    </w:p>
    <w:p w14:paraId="0A2BC0E9" w14:textId="77777777" w:rsidR="00E4595B" w:rsidRDefault="00E4595B" w:rsidP="00E4595B">
      <w:pPr>
        <w:rPr>
          <w:ins w:id="91" w:author="MIDEA" w:date="2026-03-19T14:56:00Z"/>
          <w:rFonts w:ascii="仿宋" w:eastAsia="仿宋" w:hAnsi="仿宋"/>
        </w:rPr>
      </w:pPr>
      <w:ins w:id="92" w:author="MIDEA" w:date="2026-03-19T14:56:00Z">
        <w:r w:rsidRPr="003150AF">
          <w:rPr>
            <w:rFonts w:ascii="仿宋" w:eastAsia="仿宋" w:hAnsi="仿宋"/>
            <w:b/>
            <w:bCs/>
          </w:rPr>
          <w:t>Q</w:t>
        </w:r>
        <w:r w:rsidRPr="003150AF">
          <w:rPr>
            <w:rFonts w:ascii="仿宋" w:eastAsia="仿宋" w:hAnsi="仿宋" w:hint="eastAsia"/>
            <w:b/>
            <w:bCs/>
          </w:rPr>
          <w:t>1</w:t>
        </w:r>
        <w:r w:rsidRPr="003150AF">
          <w:rPr>
            <w:rFonts w:ascii="仿宋" w:eastAsia="仿宋" w:hAnsi="仿宋"/>
            <w:b/>
            <w:bCs/>
          </w:rPr>
          <w:t>:</w:t>
        </w:r>
        <w:r w:rsidRPr="003150AF">
          <w:rPr>
            <w:rFonts w:ascii="仿宋" w:eastAsia="仿宋" w:hAnsi="仿宋" w:hint="eastAsia"/>
          </w:rPr>
          <w:t xml:space="preserve"> 在分析电压数据时，有些电芯并不是全程充电电压偏高</w:t>
        </w:r>
        <w:r w:rsidRPr="003150AF">
          <w:rPr>
            <w:rFonts w:ascii="仿宋" w:eastAsia="仿宋" w:hAnsi="仿宋"/>
          </w:rPr>
          <w:t>(偏低)，放电电压偏低(偏高)，例如：在磷酸铁锂-石墨电池包里，电池串联，电芯2充电&lt;80%SOC电压最低，&gt;80%SOC正常；放电电压全程最高，电芯2的故障是什么？</w:t>
        </w:r>
      </w:ins>
    </w:p>
    <w:p w14:paraId="4B9455BA" w14:textId="77777777" w:rsidR="00E4595B" w:rsidRPr="003150AF" w:rsidRDefault="00E4595B" w:rsidP="00E4595B">
      <w:pPr>
        <w:rPr>
          <w:ins w:id="93" w:author="MIDEA" w:date="2026-03-19T14:56:00Z"/>
          <w:rFonts w:ascii="仿宋" w:eastAsia="仿宋" w:hAnsi="仿宋"/>
          <w:b/>
          <w:bCs/>
        </w:rPr>
      </w:pPr>
      <w:ins w:id="94" w:author="MIDEA" w:date="2026-03-19T14:56:00Z">
        <w:r w:rsidRPr="005721B2">
          <w:rPr>
            <w:rFonts w:ascii="仿宋" w:eastAsia="仿宋" w:hAnsi="仿宋"/>
            <w:b/>
            <w:bCs/>
            <w:noProof/>
          </w:rPr>
          <w:lastRenderedPageBreak/>
          <w:drawing>
            <wp:inline distT="0" distB="0" distL="0" distR="0" wp14:anchorId="6089382C" wp14:editId="0B3CC82E">
              <wp:extent cx="5274310" cy="4856480"/>
              <wp:effectExtent l="0" t="0" r="254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4856480"/>
                      </a:xfrm>
                      <a:prstGeom prst="rect">
                        <a:avLst/>
                      </a:prstGeom>
                    </pic:spPr>
                  </pic:pic>
                </a:graphicData>
              </a:graphic>
            </wp:inline>
          </w:drawing>
        </w:r>
      </w:ins>
    </w:p>
    <w:p w14:paraId="14A9AB6C" w14:textId="77777777" w:rsidR="00E4595B" w:rsidRPr="003150AF" w:rsidRDefault="00E4595B" w:rsidP="00E4595B">
      <w:pPr>
        <w:rPr>
          <w:ins w:id="95" w:author="MIDEA" w:date="2026-03-19T14:56:00Z"/>
          <w:rFonts w:ascii="仿宋" w:eastAsia="仿宋" w:hAnsi="仿宋"/>
          <w:b/>
          <w:bCs/>
        </w:rPr>
      </w:pPr>
    </w:p>
    <w:p w14:paraId="4C220275" w14:textId="77777777" w:rsidR="00E4595B" w:rsidRPr="005721B2" w:rsidRDefault="00E4595B" w:rsidP="00E4595B">
      <w:pPr>
        <w:rPr>
          <w:ins w:id="96" w:author="MIDEA" w:date="2026-03-19T14:56:00Z"/>
          <w:rFonts w:ascii="仿宋" w:eastAsia="仿宋" w:hAnsi="仿宋"/>
        </w:rPr>
      </w:pPr>
      <w:ins w:id="97" w:author="MIDEA" w:date="2026-03-19T14:56:00Z">
        <w:r w:rsidRPr="003150AF">
          <w:rPr>
            <w:rFonts w:ascii="仿宋" w:eastAsia="仿宋" w:hAnsi="仿宋" w:hint="eastAsia"/>
            <w:b/>
            <w:bCs/>
          </w:rPr>
          <w:t>A1</w:t>
        </w:r>
        <w:r w:rsidRPr="003150AF">
          <w:rPr>
            <w:rFonts w:ascii="仿宋" w:eastAsia="仿宋" w:hAnsi="仿宋"/>
            <w:b/>
            <w:bCs/>
          </w:rPr>
          <w:t>:</w:t>
        </w:r>
        <w:r w:rsidRPr="005721B2">
          <w:rPr>
            <w:rFonts w:hint="eastAsia"/>
          </w:rPr>
          <w:t xml:space="preserve"> </w:t>
        </w:r>
        <w:r w:rsidRPr="005721B2">
          <w:rPr>
            <w:rFonts w:ascii="仿宋" w:eastAsia="仿宋" w:hAnsi="仿宋" w:hint="eastAsia"/>
          </w:rPr>
          <w:t>结论</w:t>
        </w:r>
        <w:r w:rsidRPr="005721B2">
          <w:rPr>
            <w:rFonts w:ascii="仿宋" w:eastAsia="仿宋" w:hAnsi="仿宋"/>
          </w:rPr>
          <w:t xml:space="preserve"> 1: 故障机理诊断</w:t>
        </w:r>
      </w:ins>
    </w:p>
    <w:p w14:paraId="4FC5337F" w14:textId="77777777" w:rsidR="00E4595B" w:rsidRPr="005721B2" w:rsidRDefault="00E4595B" w:rsidP="00E4595B">
      <w:pPr>
        <w:rPr>
          <w:ins w:id="98" w:author="MIDEA" w:date="2026-03-19T14:56:00Z"/>
          <w:rFonts w:ascii="仿宋" w:eastAsia="仿宋" w:hAnsi="仿宋"/>
        </w:rPr>
      </w:pPr>
      <w:ins w:id="99" w:author="MIDEA" w:date="2026-03-19T14:56:00Z">
        <w:r w:rsidRPr="005721B2">
          <w:rPr>
            <w:rFonts w:ascii="仿宋" w:eastAsia="仿宋" w:hAnsi="仿宋" w:hint="eastAsia"/>
          </w:rPr>
          <w:t>电芯</w:t>
        </w:r>
        <w:r w:rsidRPr="005721B2">
          <w:rPr>
            <w:rFonts w:ascii="仿宋" w:eastAsia="仿宋" w:hAnsi="仿宋"/>
          </w:rPr>
          <w:t>2存在微内短路（Micro Short Circuit）引发的等效内阻异常偏低现象。 该电</w:t>
        </w:r>
        <w:proofErr w:type="gramStart"/>
        <w:r w:rsidRPr="005721B2">
          <w:rPr>
            <w:rFonts w:ascii="仿宋" w:eastAsia="仿宋" w:hAnsi="仿宋"/>
          </w:rPr>
          <w:t>芯表现</w:t>
        </w:r>
        <w:proofErr w:type="gramEnd"/>
        <w:r w:rsidRPr="005721B2">
          <w:rPr>
            <w:rFonts w:ascii="仿宋" w:eastAsia="仿宋" w:hAnsi="仿宋"/>
          </w:rPr>
          <w:t>出的“充电</w:t>
        </w:r>
        <w:proofErr w:type="gramStart"/>
        <w:r w:rsidRPr="005721B2">
          <w:rPr>
            <w:rFonts w:ascii="仿宋" w:eastAsia="仿宋" w:hAnsi="仿宋"/>
          </w:rPr>
          <w:t>电</w:t>
        </w:r>
        <w:proofErr w:type="gramEnd"/>
        <w:r w:rsidRPr="005721B2">
          <w:rPr>
            <w:rFonts w:ascii="仿宋" w:eastAsia="仿宋" w:hAnsi="仿宋"/>
          </w:rPr>
          <w:t>压低、放电电压高”的反直觉特征，在物理上严格遵循端电压公式（$V_{charge} = OCV + IR$， $V_{discharge} = OCV - IR$）。微内短路在电</w:t>
        </w:r>
        <w:proofErr w:type="gramStart"/>
        <w:r w:rsidRPr="005721B2">
          <w:rPr>
            <w:rFonts w:ascii="仿宋" w:eastAsia="仿宋" w:hAnsi="仿宋"/>
          </w:rPr>
          <w:t>芯内部</w:t>
        </w:r>
        <w:proofErr w:type="gramEnd"/>
        <w:r w:rsidRPr="005721B2">
          <w:rPr>
            <w:rFonts w:ascii="仿宋" w:eastAsia="仿宋" w:hAnsi="仿宋"/>
          </w:rPr>
          <w:t>构建了并联电阻路径，显著降低了整体等效阻抗（$R$）。在充电阶段（SOC &lt; 80%的平坦区），较小的极化电压导致其端电压低于正常电芯；而在放电阶段，同样的低阻抗特性使得IR压降减小，导致其负载电压反而高于其他内阻正</w:t>
        </w:r>
        <w:r w:rsidRPr="005721B2">
          <w:rPr>
            <w:rFonts w:ascii="仿宋" w:eastAsia="仿宋" w:hAnsi="仿宋" w:hint="eastAsia"/>
          </w:rPr>
          <w:t>常的电芯。</w:t>
        </w:r>
        <w:r w:rsidRPr="005721B2">
          <w:rPr>
            <w:rFonts w:ascii="仿宋" w:eastAsia="仿宋" w:hAnsi="仿宋"/>
          </w:rPr>
          <w:t>SOC &gt; 80%时电压恢复正常，是因为此时LFP材料的OCV曲线陡峭上升，OCV的主导作用掩盖了阻抗差异带来的微小电压偏差。</w:t>
        </w:r>
      </w:ins>
    </w:p>
    <w:p w14:paraId="5B5565AD" w14:textId="77777777" w:rsidR="00E4595B" w:rsidRPr="005721B2" w:rsidRDefault="00E4595B" w:rsidP="00E4595B">
      <w:pPr>
        <w:rPr>
          <w:ins w:id="100" w:author="MIDEA" w:date="2026-03-19T14:56:00Z"/>
          <w:rFonts w:ascii="仿宋" w:eastAsia="仿宋" w:hAnsi="仿宋"/>
        </w:rPr>
      </w:pPr>
    </w:p>
    <w:p w14:paraId="762A962E" w14:textId="77777777" w:rsidR="00E4595B" w:rsidRPr="005721B2" w:rsidRDefault="00E4595B" w:rsidP="00E4595B">
      <w:pPr>
        <w:rPr>
          <w:ins w:id="101" w:author="MIDEA" w:date="2026-03-19T14:56:00Z"/>
          <w:rFonts w:ascii="仿宋" w:eastAsia="仿宋" w:hAnsi="仿宋"/>
        </w:rPr>
      </w:pPr>
      <w:ins w:id="102" w:author="MIDEA" w:date="2026-03-19T14:56:00Z">
        <w:r w:rsidRPr="005721B2">
          <w:rPr>
            <w:rFonts w:ascii="仿宋" w:eastAsia="仿宋" w:hAnsi="仿宋" w:hint="eastAsia"/>
          </w:rPr>
          <w:t>结论</w:t>
        </w:r>
        <w:r w:rsidRPr="005721B2">
          <w:rPr>
            <w:rFonts w:ascii="仿宋" w:eastAsia="仿宋" w:hAnsi="仿宋"/>
          </w:rPr>
          <w:t xml:space="preserve"> 2: 容量与均衡风险评估</w:t>
        </w:r>
      </w:ins>
    </w:p>
    <w:p w14:paraId="5AD057F9" w14:textId="77777777" w:rsidR="00E4595B" w:rsidRPr="005721B2" w:rsidRDefault="00E4595B" w:rsidP="00E4595B">
      <w:pPr>
        <w:rPr>
          <w:ins w:id="103" w:author="MIDEA" w:date="2026-03-19T14:56:00Z"/>
          <w:rFonts w:ascii="仿宋" w:eastAsia="仿宋" w:hAnsi="仿宋"/>
        </w:rPr>
      </w:pPr>
      <w:ins w:id="104" w:author="MIDEA" w:date="2026-03-19T14:56:00Z">
        <w:r w:rsidRPr="005721B2">
          <w:rPr>
            <w:rFonts w:ascii="仿宋" w:eastAsia="仿宋" w:hAnsi="仿宋" w:hint="eastAsia"/>
          </w:rPr>
          <w:t>低阻抗导致的电压虚高掩盖了自放电引起的实际容量损失，构成隐性失效风险。</w:t>
        </w:r>
        <w:r w:rsidRPr="005721B2">
          <w:rPr>
            <w:rFonts w:ascii="仿宋" w:eastAsia="仿宋" w:hAnsi="仿宋"/>
          </w:rPr>
          <w:t xml:space="preserve"> 尽管电芯2在放电过程中电压维持最高，但这并不代表其剩余容量（SOC）最高。微短路通道会持续产生漏电流（自放电），导致该电芯的库伦效率低于正常值，实际化学容量正在持续耗散。在串联电池包中，这种“电压高但容量低”的特性会误导BMS的均衡策略，导致系统无法正确识别其为短板电芯，最终在低SOC区间（放电末期）因电压骤降而触发欠压保护，显著缩减整个电池包的可用容量。</w:t>
        </w:r>
      </w:ins>
    </w:p>
    <w:p w14:paraId="05CBCFA4" w14:textId="77777777" w:rsidR="00E4595B" w:rsidRPr="005721B2" w:rsidRDefault="00E4595B" w:rsidP="00E4595B">
      <w:pPr>
        <w:rPr>
          <w:ins w:id="105" w:author="MIDEA" w:date="2026-03-19T14:56:00Z"/>
          <w:rFonts w:ascii="仿宋" w:eastAsia="仿宋" w:hAnsi="仿宋"/>
        </w:rPr>
      </w:pPr>
    </w:p>
    <w:p w14:paraId="76E9746E" w14:textId="77777777" w:rsidR="00E4595B" w:rsidRPr="005721B2" w:rsidRDefault="00E4595B" w:rsidP="00E4595B">
      <w:pPr>
        <w:rPr>
          <w:ins w:id="106" w:author="MIDEA" w:date="2026-03-19T14:56:00Z"/>
          <w:rFonts w:ascii="仿宋" w:eastAsia="仿宋" w:hAnsi="仿宋"/>
        </w:rPr>
      </w:pPr>
      <w:ins w:id="107" w:author="MIDEA" w:date="2026-03-19T14:56:00Z">
        <w:r w:rsidRPr="005721B2">
          <w:rPr>
            <w:rFonts w:ascii="仿宋" w:eastAsia="仿宋" w:hAnsi="仿宋" w:hint="eastAsia"/>
          </w:rPr>
          <w:t>建议的下一步措施</w:t>
        </w:r>
      </w:ins>
    </w:p>
    <w:p w14:paraId="7524A674" w14:textId="77777777" w:rsidR="00E4595B" w:rsidRPr="005721B2" w:rsidRDefault="00E4595B" w:rsidP="00E4595B">
      <w:pPr>
        <w:rPr>
          <w:ins w:id="108" w:author="MIDEA" w:date="2026-03-19T14:56:00Z"/>
          <w:rFonts w:ascii="仿宋" w:eastAsia="仿宋" w:hAnsi="仿宋"/>
        </w:rPr>
      </w:pPr>
      <w:ins w:id="109" w:author="MIDEA" w:date="2026-03-19T14:56:00Z">
        <w:r w:rsidRPr="005721B2">
          <w:rPr>
            <w:rFonts w:ascii="仿宋" w:eastAsia="仿宋" w:hAnsi="仿宋" w:hint="eastAsia"/>
          </w:rPr>
          <w:lastRenderedPageBreak/>
          <w:t>实施自放电率测定：</w:t>
        </w:r>
        <w:r w:rsidRPr="005721B2">
          <w:rPr>
            <w:rFonts w:ascii="仿宋" w:eastAsia="仿宋" w:hAnsi="仿宋"/>
          </w:rPr>
          <w:t xml:space="preserve"> 将电芯2</w:t>
        </w:r>
        <w:proofErr w:type="gramStart"/>
        <w:r w:rsidRPr="005721B2">
          <w:rPr>
            <w:rFonts w:ascii="仿宋" w:eastAsia="仿宋" w:hAnsi="仿宋"/>
          </w:rPr>
          <w:t>充至满电</w:t>
        </w:r>
        <w:proofErr w:type="gramEnd"/>
        <w:r w:rsidRPr="005721B2">
          <w:rPr>
            <w:rFonts w:ascii="仿宋" w:eastAsia="仿宋" w:hAnsi="仿宋"/>
          </w:rPr>
          <w:t>后静置24-48小时，监测其开路电压（OCV）下降速率（K值），以量化微短路的严重程度。</w:t>
        </w:r>
      </w:ins>
    </w:p>
    <w:p w14:paraId="1A12B225" w14:textId="77777777" w:rsidR="00E4595B" w:rsidRPr="005721B2" w:rsidRDefault="00E4595B" w:rsidP="00E4595B">
      <w:pPr>
        <w:rPr>
          <w:ins w:id="110" w:author="MIDEA" w:date="2026-03-19T14:56:00Z"/>
          <w:rFonts w:ascii="仿宋" w:eastAsia="仿宋" w:hAnsi="仿宋"/>
        </w:rPr>
      </w:pPr>
      <w:ins w:id="111" w:author="MIDEA" w:date="2026-03-19T14:56:00Z">
        <w:r w:rsidRPr="005721B2">
          <w:rPr>
            <w:rFonts w:ascii="仿宋" w:eastAsia="仿宋" w:hAnsi="仿宋" w:hint="eastAsia"/>
          </w:rPr>
          <w:t>执行小电流充放电测试：</w:t>
        </w:r>
        <w:r w:rsidRPr="005721B2">
          <w:rPr>
            <w:rFonts w:ascii="仿宋" w:eastAsia="仿宋" w:hAnsi="仿宋"/>
          </w:rPr>
          <w:t xml:space="preserve"> 使用极小倍率（如0.05C）进行充放电，以消除欧姆极化影响，对比其OCV曲线与正常电芯的差异，确认是否存在活性</w:t>
        </w:r>
        <w:proofErr w:type="gramStart"/>
        <w:r w:rsidRPr="005721B2">
          <w:rPr>
            <w:rFonts w:ascii="仿宋" w:eastAsia="仿宋" w:hAnsi="仿宋"/>
          </w:rPr>
          <w:t>锂</w:t>
        </w:r>
        <w:proofErr w:type="gramEnd"/>
        <w:r w:rsidRPr="005721B2">
          <w:rPr>
            <w:rFonts w:ascii="仿宋" w:eastAsia="仿宋" w:hAnsi="仿宋"/>
          </w:rPr>
          <w:t>损失。</w:t>
        </w:r>
      </w:ins>
    </w:p>
    <w:p w14:paraId="5A48EE9C" w14:textId="77777777" w:rsidR="00E4595B" w:rsidRPr="005721B2" w:rsidRDefault="00E4595B" w:rsidP="00E4595B">
      <w:pPr>
        <w:rPr>
          <w:ins w:id="112" w:author="MIDEA" w:date="2026-03-19T14:56:00Z"/>
          <w:rFonts w:ascii="仿宋" w:eastAsia="仿宋" w:hAnsi="仿宋"/>
        </w:rPr>
      </w:pPr>
      <w:ins w:id="113" w:author="MIDEA" w:date="2026-03-19T14:56:00Z">
        <w:r w:rsidRPr="005721B2">
          <w:rPr>
            <w:rFonts w:ascii="仿宋" w:eastAsia="仿宋" w:hAnsi="仿宋" w:hint="eastAsia"/>
          </w:rPr>
          <w:t>隔离与更换：</w:t>
        </w:r>
        <w:r w:rsidRPr="005721B2">
          <w:rPr>
            <w:rFonts w:ascii="仿宋" w:eastAsia="仿宋" w:hAnsi="仿宋"/>
          </w:rPr>
          <w:t xml:space="preserve"> 鉴于微短路存在演变为热失控的风险，建议立即将电芯2</w:t>
        </w:r>
        <w:proofErr w:type="gramStart"/>
        <w:r w:rsidRPr="005721B2">
          <w:rPr>
            <w:rFonts w:ascii="仿宋" w:eastAsia="仿宋" w:hAnsi="仿宋"/>
          </w:rPr>
          <w:t>从模组中</w:t>
        </w:r>
        <w:proofErr w:type="gramEnd"/>
        <w:r w:rsidRPr="005721B2">
          <w:rPr>
            <w:rFonts w:ascii="仿宋" w:eastAsia="仿宋" w:hAnsi="仿宋"/>
          </w:rPr>
          <w:t>隔离，并更换为匹配性良好的</w:t>
        </w:r>
        <w:proofErr w:type="gramStart"/>
        <w:r w:rsidRPr="005721B2">
          <w:rPr>
            <w:rFonts w:ascii="仿宋" w:eastAsia="仿宋" w:hAnsi="仿宋"/>
          </w:rPr>
          <w:t>健康电</w:t>
        </w:r>
        <w:proofErr w:type="gramEnd"/>
        <w:r w:rsidRPr="005721B2">
          <w:rPr>
            <w:rFonts w:ascii="仿宋" w:eastAsia="仿宋" w:hAnsi="仿宋"/>
          </w:rPr>
          <w:t>芯。</w:t>
        </w:r>
      </w:ins>
    </w:p>
    <w:p w14:paraId="3AF6C737" w14:textId="77777777" w:rsidR="00E4595B" w:rsidRPr="003150AF" w:rsidRDefault="00E4595B" w:rsidP="00E4595B">
      <w:pPr>
        <w:rPr>
          <w:ins w:id="114" w:author="MIDEA" w:date="2026-03-19T14:56:00Z"/>
          <w:rFonts w:ascii="仿宋" w:eastAsia="仿宋" w:hAnsi="仿宋"/>
          <w:b/>
          <w:bCs/>
        </w:rPr>
      </w:pPr>
    </w:p>
    <w:p w14:paraId="28455C14" w14:textId="77777777" w:rsidR="00E4595B" w:rsidRPr="003150AF" w:rsidRDefault="00E4595B" w:rsidP="00E4595B">
      <w:pPr>
        <w:rPr>
          <w:ins w:id="115" w:author="MIDEA" w:date="2026-03-19T14:56:00Z"/>
          <w:rFonts w:ascii="仿宋" w:eastAsia="仿宋" w:hAnsi="仿宋"/>
        </w:rPr>
      </w:pPr>
    </w:p>
    <w:p w14:paraId="07EA2F9B" w14:textId="77777777" w:rsidR="00E4595B" w:rsidRPr="003150AF" w:rsidRDefault="00E4595B" w:rsidP="00E4595B">
      <w:pPr>
        <w:rPr>
          <w:ins w:id="116" w:author="MIDEA" w:date="2026-03-19T14:56:00Z"/>
          <w:rFonts w:ascii="仿宋" w:eastAsia="仿宋" w:hAnsi="仿宋"/>
        </w:rPr>
      </w:pPr>
      <w:ins w:id="117" w:author="MIDEA" w:date="2026-03-19T14:56:00Z">
        <w:r w:rsidRPr="003150AF">
          <w:rPr>
            <w:rFonts w:ascii="仿宋" w:eastAsia="仿宋" w:hAnsi="仿宋" w:hint="eastAsia"/>
            <w:b/>
            <w:bCs/>
          </w:rPr>
          <w:t>Q2</w:t>
        </w:r>
        <w:r w:rsidRPr="003150AF">
          <w:rPr>
            <w:rFonts w:ascii="仿宋" w:eastAsia="仿宋" w:hAnsi="仿宋"/>
            <w:b/>
            <w:bCs/>
          </w:rPr>
          <w:t xml:space="preserve">. </w:t>
        </w:r>
        <w:r w:rsidRPr="003150AF">
          <w:rPr>
            <w:rFonts w:ascii="仿宋" w:eastAsia="仿宋" w:hAnsi="仿宋" w:hint="eastAsia"/>
          </w:rPr>
          <w:t>在磷酸铁锂-石墨电池包中，电池串联，某电芯充电过程全程最低，电压放电过程由最高变化到最低，放电</w:t>
        </w:r>
        <w:r w:rsidRPr="003150AF">
          <w:rPr>
            <w:rFonts w:ascii="仿宋" w:eastAsia="仿宋" w:hAnsi="仿宋"/>
          </w:rPr>
          <w:t>&gt;20%SOC最高，&lt;20%SOC电压最低，放电后的静</w:t>
        </w:r>
        <w:proofErr w:type="gramStart"/>
        <w:r w:rsidRPr="003150AF">
          <w:rPr>
            <w:rFonts w:ascii="仿宋" w:eastAsia="仿宋" w:hAnsi="仿宋"/>
          </w:rPr>
          <w:t>置过程</w:t>
        </w:r>
        <w:proofErr w:type="gramEnd"/>
        <w:r w:rsidRPr="003150AF">
          <w:rPr>
            <w:rFonts w:ascii="仿宋" w:eastAsia="仿宋" w:hAnsi="仿宋"/>
          </w:rPr>
          <w:t>中电压也是最低，</w:t>
        </w:r>
        <w:r w:rsidRPr="003150AF">
          <w:rPr>
            <w:rFonts w:ascii="仿宋" w:eastAsia="仿宋" w:hAnsi="仿宋" w:hint="eastAsia"/>
          </w:rPr>
          <w:t>但</w:t>
        </w:r>
        <w:r w:rsidRPr="003150AF">
          <w:rPr>
            <w:rFonts w:ascii="仿宋" w:eastAsia="仿宋" w:hAnsi="仿宋"/>
          </w:rPr>
          <w:t>充电后静</w:t>
        </w:r>
        <w:proofErr w:type="gramStart"/>
        <w:r w:rsidRPr="003150AF">
          <w:rPr>
            <w:rFonts w:ascii="仿宋" w:eastAsia="仿宋" w:hAnsi="仿宋"/>
          </w:rPr>
          <w:t>置</w:t>
        </w:r>
        <w:r w:rsidRPr="003150AF">
          <w:rPr>
            <w:rFonts w:ascii="仿宋" w:eastAsia="仿宋" w:hAnsi="仿宋" w:hint="eastAsia"/>
          </w:rPr>
          <w:t>过程</w:t>
        </w:r>
        <w:proofErr w:type="gramEnd"/>
        <w:r w:rsidRPr="003150AF">
          <w:rPr>
            <w:rFonts w:ascii="仿宋" w:eastAsia="仿宋" w:hAnsi="仿宋" w:hint="eastAsia"/>
          </w:rPr>
          <w:t>中</w:t>
        </w:r>
        <w:r w:rsidRPr="003150AF">
          <w:rPr>
            <w:rFonts w:ascii="仿宋" w:eastAsia="仿宋" w:hAnsi="仿宋"/>
          </w:rPr>
          <w:t>电压排名</w:t>
        </w:r>
        <w:r w:rsidRPr="003150AF">
          <w:rPr>
            <w:rFonts w:ascii="仿宋" w:eastAsia="仿宋" w:hAnsi="仿宋" w:hint="eastAsia"/>
          </w:rPr>
          <w:t>会</w:t>
        </w:r>
        <w:r w:rsidRPr="003150AF">
          <w:rPr>
            <w:rFonts w:ascii="仿宋" w:eastAsia="仿宋" w:hAnsi="仿宋"/>
          </w:rPr>
          <w:t>升高</w:t>
        </w:r>
        <w:r w:rsidRPr="003150AF">
          <w:rPr>
            <w:rFonts w:ascii="仿宋" w:eastAsia="仿宋" w:hAnsi="仿宋" w:hint="eastAsia"/>
          </w:rPr>
          <w:t>。此外，该电池的阻抗在整个电池包</w:t>
        </w:r>
        <w:r w:rsidRPr="003150AF">
          <w:rPr>
            <w:rFonts w:ascii="仿宋" w:eastAsia="仿宋" w:hAnsi="仿宋"/>
          </w:rPr>
          <w:t>中最小，</w:t>
        </w:r>
        <w:r w:rsidRPr="003150AF">
          <w:rPr>
            <w:rFonts w:ascii="仿宋" w:eastAsia="仿宋" w:hAnsi="仿宋" w:hint="eastAsia"/>
          </w:rPr>
          <w:t>其阻抗值</w:t>
        </w:r>
        <w:r w:rsidRPr="003150AF">
          <w:rPr>
            <w:rFonts w:ascii="仿宋" w:eastAsia="仿宋" w:hAnsi="仿宋"/>
          </w:rPr>
          <w:t>波动</w:t>
        </w:r>
        <w:r w:rsidRPr="003150AF">
          <w:rPr>
            <w:rFonts w:ascii="仿宋" w:eastAsia="仿宋" w:hAnsi="仿宋" w:hint="eastAsia"/>
          </w:rPr>
          <w:t>性最大。该电</w:t>
        </w:r>
        <w:proofErr w:type="gramStart"/>
        <w:r w:rsidRPr="003150AF">
          <w:rPr>
            <w:rFonts w:ascii="仿宋" w:eastAsia="仿宋" w:hAnsi="仿宋" w:hint="eastAsia"/>
          </w:rPr>
          <w:t>芯可能</w:t>
        </w:r>
        <w:proofErr w:type="gramEnd"/>
        <w:r w:rsidRPr="003150AF">
          <w:rPr>
            <w:rFonts w:ascii="仿宋" w:eastAsia="仿宋" w:hAnsi="仿宋" w:hint="eastAsia"/>
          </w:rPr>
          <w:t>发生了什么故障？</w:t>
        </w:r>
      </w:ins>
    </w:p>
    <w:p w14:paraId="3E30F399" w14:textId="77777777" w:rsidR="00E4595B" w:rsidRPr="003150AF" w:rsidRDefault="00E4595B" w:rsidP="00E4595B">
      <w:pPr>
        <w:rPr>
          <w:ins w:id="118" w:author="MIDEA" w:date="2026-03-19T14:56:00Z"/>
          <w:rFonts w:ascii="仿宋" w:eastAsia="仿宋" w:hAnsi="仿宋"/>
        </w:rPr>
      </w:pPr>
      <w:ins w:id="119" w:author="MIDEA" w:date="2026-03-19T14:56:00Z">
        <w:r w:rsidRPr="003150AF">
          <w:rPr>
            <w:rFonts w:ascii="仿宋" w:eastAsia="仿宋" w:hAnsi="仿宋" w:hint="eastAsia"/>
            <w:b/>
            <w:bCs/>
          </w:rPr>
          <w:t>A2</w:t>
        </w:r>
        <w:r w:rsidRPr="003150AF">
          <w:rPr>
            <w:rFonts w:ascii="仿宋" w:eastAsia="仿宋" w:hAnsi="仿宋"/>
            <w:b/>
            <w:bCs/>
          </w:rPr>
          <w:t>:</w:t>
        </w:r>
        <w:r w:rsidRPr="003150AF">
          <w:rPr>
            <w:rFonts w:ascii="仿宋" w:eastAsia="仿宋" w:hAnsi="仿宋"/>
          </w:rPr>
          <w:t xml:space="preserve"> </w:t>
        </w:r>
        <w:r w:rsidRPr="003150AF">
          <w:rPr>
            <w:rFonts w:ascii="仿宋" w:eastAsia="仿宋" w:hAnsi="仿宋" w:hint="eastAsia"/>
          </w:rPr>
          <w:t xml:space="preserve">电池疑似微内短路。 </w:t>
        </w:r>
      </w:ins>
    </w:p>
    <w:p w14:paraId="76FE0773" w14:textId="77777777" w:rsidR="00E4595B" w:rsidRPr="003150AF" w:rsidRDefault="00E4595B" w:rsidP="00E4595B">
      <w:pPr>
        <w:rPr>
          <w:ins w:id="120" w:author="MIDEA" w:date="2026-03-19T14:56:00Z"/>
          <w:rFonts w:ascii="仿宋" w:eastAsia="仿宋" w:hAnsi="仿宋"/>
        </w:rPr>
      </w:pPr>
      <w:ins w:id="121" w:author="MIDEA" w:date="2026-03-19T14:56:00Z">
        <w:r w:rsidRPr="003150AF">
          <w:rPr>
            <w:rFonts w:ascii="仿宋" w:eastAsia="仿宋" w:hAnsi="仿宋" w:hint="eastAsia"/>
          </w:rPr>
          <w:t>分析过程：充电后静置，该电池电压相比于</w:t>
        </w:r>
        <w:r w:rsidRPr="003150AF">
          <w:rPr>
            <w:rFonts w:ascii="仿宋" w:eastAsia="仿宋" w:hAnsi="仿宋"/>
          </w:rPr>
          <w:t>20颗电芯的中值电压是在上升的</w:t>
        </w:r>
        <w:r w:rsidRPr="003150AF">
          <w:rPr>
            <w:rFonts w:ascii="仿宋" w:eastAsia="仿宋" w:hAnsi="仿宋" w:hint="eastAsia"/>
          </w:rPr>
          <w:t>，表明</w:t>
        </w:r>
        <w:r w:rsidRPr="003150AF">
          <w:rPr>
            <w:rFonts w:ascii="仿宋" w:eastAsia="仿宋" w:hAnsi="仿宋"/>
          </w:rPr>
          <w:t>内阻低，弛豫过程</w:t>
        </w:r>
        <w:proofErr w:type="gramStart"/>
        <w:r w:rsidRPr="003150AF">
          <w:rPr>
            <w:rFonts w:ascii="仿宋" w:eastAsia="仿宋" w:hAnsi="仿宋"/>
          </w:rPr>
          <w:t>更快—其电压</w:t>
        </w:r>
        <w:proofErr w:type="gramEnd"/>
        <w:r w:rsidRPr="003150AF">
          <w:rPr>
            <w:rFonts w:ascii="仿宋" w:eastAsia="仿宋" w:hAnsi="仿宋"/>
          </w:rPr>
          <w:t>初始下降速度较快，但很快稳定在一个平台值。与此同时，其他正常电芯的阻抗较高，弛豫过程较慢，电压持续下降的时间更长。因此，在静置的中后期，</w:t>
        </w:r>
        <w:r w:rsidRPr="003150AF">
          <w:rPr>
            <w:rFonts w:ascii="仿宋" w:eastAsia="仿宋" w:hAnsi="仿宋" w:hint="eastAsia"/>
          </w:rPr>
          <w:t>该电芯</w:t>
        </w:r>
        <w:r w:rsidRPr="003150AF">
          <w:rPr>
            <w:rFonts w:ascii="仿宋" w:eastAsia="仿宋" w:hAnsi="仿宋"/>
          </w:rPr>
          <w:t>的电压下降速度慢于其他电芯，导致其电压相对于中值电压出现“上升”（即电压差缩小）。</w:t>
        </w:r>
      </w:ins>
    </w:p>
    <w:p w14:paraId="0A70C2F0" w14:textId="77777777" w:rsidR="00E4595B" w:rsidRPr="003150AF" w:rsidRDefault="00E4595B" w:rsidP="00E4595B">
      <w:pPr>
        <w:rPr>
          <w:ins w:id="122" w:author="MIDEA" w:date="2026-03-19T14:56:00Z"/>
          <w:rFonts w:ascii="仿宋" w:eastAsia="仿宋" w:hAnsi="仿宋"/>
        </w:rPr>
      </w:pPr>
      <w:ins w:id="123" w:author="MIDEA" w:date="2026-03-19T14:56:00Z">
        <w:r w:rsidRPr="003150AF">
          <w:rPr>
            <w:rFonts w:ascii="仿宋" w:eastAsia="仿宋" w:hAnsi="仿宋" w:hint="eastAsia"/>
          </w:rPr>
          <w:t>放电后静置，该电池电压相比于</w:t>
        </w:r>
        <w:r w:rsidRPr="003150AF">
          <w:rPr>
            <w:rFonts w:ascii="仿宋" w:eastAsia="仿宋" w:hAnsi="仿宋"/>
          </w:rPr>
          <w:t>20颗电芯的中值电压一半是在上升的，一半是在下降（部分静置时间，该电芯的弛豫效应可能占主导，导致电压暂时上升（相对于中值电压）。在另一部分时间，自放电效应占主导，导致电压下降更快（相对于中值电压）。这种不一致性反映了内短路电</w:t>
        </w:r>
        <w:proofErr w:type="gramStart"/>
        <w:r w:rsidRPr="003150AF">
          <w:rPr>
            <w:rFonts w:ascii="仿宋" w:eastAsia="仿宋" w:hAnsi="仿宋"/>
          </w:rPr>
          <w:t>芯内部</w:t>
        </w:r>
        <w:proofErr w:type="gramEnd"/>
        <w:r w:rsidRPr="003150AF">
          <w:rPr>
            <w:rFonts w:ascii="仿宋" w:eastAsia="仿宋" w:hAnsi="仿宋"/>
          </w:rPr>
          <w:t>状态的动态平衡：弛豫效应（使电压恢复）和自放电（使电压下降）在竞争，导致电压波动。这也可能受到测量时间点或温度变化的影响）。</w:t>
        </w:r>
      </w:ins>
    </w:p>
    <w:p w14:paraId="22F323EB" w14:textId="77777777" w:rsidR="00E4595B" w:rsidRPr="003150AF" w:rsidRDefault="00E4595B" w:rsidP="00E4595B">
      <w:pPr>
        <w:rPr>
          <w:ins w:id="124" w:author="MIDEA" w:date="2026-03-19T14:56:00Z"/>
          <w:rFonts w:ascii="仿宋" w:eastAsia="仿宋" w:hAnsi="仿宋"/>
        </w:rPr>
      </w:pPr>
      <w:ins w:id="125" w:author="MIDEA" w:date="2026-03-19T14:56:00Z">
        <w:r w:rsidRPr="003150AF">
          <w:rPr>
            <w:rFonts w:ascii="仿宋" w:eastAsia="仿宋" w:hAnsi="仿宋" w:hint="eastAsia"/>
          </w:rPr>
          <w:t>放电时</w:t>
        </w:r>
        <w:r w:rsidRPr="003150AF">
          <w:rPr>
            <w:rFonts w:ascii="仿宋" w:eastAsia="仿宋" w:hAnsi="仿宋"/>
          </w:rPr>
          <w:t>&gt;20%SOC电压最高：这是由于内短路导致</w:t>
        </w:r>
        <w:r w:rsidRPr="003150AF">
          <w:rPr>
            <w:rFonts w:ascii="仿宋" w:eastAsia="仿宋" w:hAnsi="仿宋" w:hint="eastAsia"/>
          </w:rPr>
          <w:t>该</w:t>
        </w:r>
        <w:r w:rsidRPr="003150AF">
          <w:rPr>
            <w:rFonts w:ascii="仿宋" w:eastAsia="仿宋" w:hAnsi="仿宋"/>
          </w:rPr>
          <w:t>电芯的整体等效阻抗降低。在磷酸铁锂平坦的放电平台区（SOC&gt;20%），电压对电流在阻抗上的压降非常敏感。</w:t>
        </w:r>
        <w:proofErr w:type="gramStart"/>
        <w:r w:rsidRPr="003150AF">
          <w:rPr>
            <w:rFonts w:ascii="仿宋" w:eastAsia="仿宋" w:hAnsi="仿宋"/>
          </w:rPr>
          <w:t>当相同</w:t>
        </w:r>
        <w:proofErr w:type="gramEnd"/>
        <w:r w:rsidRPr="003150AF">
          <w:rPr>
            <w:rFonts w:ascii="仿宋" w:eastAsia="仿宋" w:hAnsi="仿宋"/>
          </w:rPr>
          <w:t>的放电电流流过串联电路时，在低阻抗的</w:t>
        </w:r>
        <w:r w:rsidRPr="003150AF">
          <w:rPr>
            <w:rFonts w:ascii="仿宋" w:eastAsia="仿宋" w:hAnsi="仿宋" w:hint="eastAsia"/>
          </w:rPr>
          <w:t>该电芯</w:t>
        </w:r>
        <w:r w:rsidRPr="003150AF">
          <w:rPr>
            <w:rFonts w:ascii="仿宋" w:eastAsia="仿宋" w:hAnsi="仿宋"/>
          </w:rPr>
          <w:t>上产生的电压降较小，因此其负载电压（端电压）反而高于其他正常电芯。</w:t>
        </w:r>
      </w:ins>
    </w:p>
    <w:p w14:paraId="64B5A0B9" w14:textId="77777777" w:rsidR="00E4595B" w:rsidRPr="003150AF" w:rsidRDefault="00E4595B" w:rsidP="00E4595B">
      <w:pPr>
        <w:rPr>
          <w:ins w:id="126" w:author="MIDEA" w:date="2026-03-19T14:56:00Z"/>
          <w:rFonts w:ascii="仿宋" w:eastAsia="仿宋" w:hAnsi="仿宋"/>
        </w:rPr>
      </w:pPr>
      <w:ins w:id="127" w:author="MIDEA" w:date="2026-03-19T14:56:00Z">
        <w:r w:rsidRPr="003150AF">
          <w:rPr>
            <w:rFonts w:ascii="仿宋" w:eastAsia="仿宋" w:hAnsi="仿宋" w:hint="eastAsia"/>
          </w:rPr>
          <w:t>放电时</w:t>
        </w:r>
        <w:r w:rsidRPr="003150AF">
          <w:rPr>
            <w:rFonts w:ascii="仿宋" w:eastAsia="仿宋" w:hAnsi="仿宋"/>
          </w:rPr>
          <w:t>&lt;20%SOC电压正常：在低SOC区（&lt;20%），磷酸铁锂的放电曲线变得陡峭，电压主要受SOC支配。此时，该电芯的真实SOC较低（由于自放电），其电压迅速下降到与其他电芯相似的水平，阻抗差异的影响减弱，因此电压表现正常。</w:t>
        </w:r>
      </w:ins>
    </w:p>
    <w:p w14:paraId="26E3B572" w14:textId="77777777" w:rsidR="00E4595B" w:rsidRPr="003150AF" w:rsidRDefault="00E4595B" w:rsidP="00E4595B">
      <w:pPr>
        <w:rPr>
          <w:ins w:id="128" w:author="MIDEA" w:date="2026-03-19T14:56:00Z"/>
          <w:rFonts w:ascii="仿宋" w:eastAsia="仿宋" w:hAnsi="仿宋"/>
        </w:rPr>
      </w:pPr>
    </w:p>
    <w:p w14:paraId="08B4A0E6" w14:textId="77777777" w:rsidR="00E4595B" w:rsidRPr="003150AF" w:rsidRDefault="00E4595B" w:rsidP="00E4595B">
      <w:pPr>
        <w:rPr>
          <w:ins w:id="129" w:author="MIDEA" w:date="2026-03-19T14:56:00Z"/>
          <w:rFonts w:ascii="仿宋" w:eastAsia="仿宋" w:hAnsi="仿宋"/>
        </w:rPr>
      </w:pPr>
      <w:ins w:id="130" w:author="MIDEA" w:date="2026-03-19T14:56:00Z">
        <w:r w:rsidRPr="003150AF">
          <w:rPr>
            <w:rFonts w:ascii="仿宋" w:eastAsia="仿宋" w:hAnsi="仿宋" w:hint="eastAsia"/>
            <w:b/>
            <w:bCs/>
          </w:rPr>
          <w:t>Q3.</w:t>
        </w:r>
        <w:r w:rsidRPr="003150AF">
          <w:rPr>
            <w:rFonts w:ascii="仿宋" w:eastAsia="仿宋" w:hAnsi="仿宋"/>
          </w:rPr>
          <w:t xml:space="preserve"> </w:t>
        </w:r>
        <w:r w:rsidRPr="003150AF">
          <w:rPr>
            <w:rFonts w:ascii="仿宋" w:eastAsia="仿宋" w:hAnsi="仿宋" w:hint="eastAsia"/>
          </w:rPr>
          <w:t>在磷酸铁锂-石墨电池包中，电池串联，某电芯放电全程偏低，充电</w:t>
        </w:r>
        <w:r w:rsidRPr="003150AF">
          <w:rPr>
            <w:rFonts w:ascii="仿宋" w:eastAsia="仿宋" w:hAnsi="仿宋"/>
          </w:rPr>
          <w:t>&lt;80%SOC</w:t>
        </w:r>
        <w:r w:rsidRPr="003150AF">
          <w:rPr>
            <w:rFonts w:ascii="仿宋" w:eastAsia="仿宋" w:hAnsi="仿宋" w:hint="eastAsia"/>
          </w:rPr>
          <w:t>偏高，</w:t>
        </w:r>
        <w:r w:rsidRPr="003150AF">
          <w:rPr>
            <w:rFonts w:ascii="仿宋" w:eastAsia="仿宋" w:hAnsi="仿宋"/>
          </w:rPr>
          <w:t>&gt;80%SOC</w:t>
        </w:r>
        <w:r w:rsidRPr="003150AF">
          <w:rPr>
            <w:rFonts w:ascii="仿宋" w:eastAsia="仿宋" w:hAnsi="仿宋" w:hint="eastAsia"/>
          </w:rPr>
          <w:t>正常。且该电芯的内阻偏大。该电池是什么故障？</w:t>
        </w:r>
      </w:ins>
    </w:p>
    <w:p w14:paraId="148D39CD" w14:textId="77777777" w:rsidR="00E4595B" w:rsidRPr="003150AF" w:rsidRDefault="00E4595B" w:rsidP="00E4595B">
      <w:pPr>
        <w:rPr>
          <w:ins w:id="131" w:author="MIDEA" w:date="2026-03-19T14:56:00Z"/>
          <w:rFonts w:ascii="仿宋" w:eastAsia="仿宋" w:hAnsi="仿宋"/>
        </w:rPr>
      </w:pPr>
      <w:ins w:id="132" w:author="MIDEA" w:date="2026-03-19T14:56:00Z">
        <w:r w:rsidRPr="003150AF">
          <w:rPr>
            <w:rFonts w:ascii="仿宋" w:eastAsia="仿宋" w:hAnsi="仿宋" w:hint="eastAsia"/>
            <w:b/>
            <w:bCs/>
          </w:rPr>
          <w:t>A3</w:t>
        </w:r>
        <w:r w:rsidRPr="003150AF">
          <w:rPr>
            <w:rFonts w:ascii="仿宋" w:eastAsia="仿宋" w:hAnsi="仿宋"/>
            <w:b/>
            <w:bCs/>
          </w:rPr>
          <w:t>:</w:t>
        </w:r>
        <w:r w:rsidRPr="003150AF">
          <w:rPr>
            <w:rFonts w:ascii="仿宋" w:eastAsia="仿宋" w:hAnsi="仿宋" w:hint="eastAsia"/>
            <w:b/>
            <w:bCs/>
          </w:rPr>
          <w:t xml:space="preserve"> </w:t>
        </w:r>
        <w:r w:rsidRPr="003150AF">
          <w:rPr>
            <w:rFonts w:ascii="仿宋" w:eastAsia="仿宋" w:hAnsi="仿宋" w:hint="eastAsia"/>
          </w:rPr>
          <w:t>该电</w:t>
        </w:r>
        <w:proofErr w:type="gramStart"/>
        <w:r w:rsidRPr="003150AF">
          <w:rPr>
            <w:rFonts w:ascii="仿宋" w:eastAsia="仿宋" w:hAnsi="仿宋" w:hint="eastAsia"/>
          </w:rPr>
          <w:t>芯可能</w:t>
        </w:r>
        <w:proofErr w:type="gramEnd"/>
        <w:r w:rsidRPr="003150AF">
          <w:rPr>
            <w:rFonts w:ascii="仿宋" w:eastAsia="仿宋" w:hAnsi="仿宋" w:hint="eastAsia"/>
          </w:rPr>
          <w:t>是内阻高和微内短路耦合的故障。</w:t>
        </w:r>
      </w:ins>
    </w:p>
    <w:p w14:paraId="08EF2154" w14:textId="77777777" w:rsidR="00E4595B" w:rsidRPr="003150AF" w:rsidRDefault="00E4595B" w:rsidP="00E4595B">
      <w:pPr>
        <w:rPr>
          <w:ins w:id="133" w:author="MIDEA" w:date="2026-03-19T14:56:00Z"/>
          <w:rFonts w:ascii="仿宋" w:eastAsia="仿宋" w:hAnsi="仿宋"/>
        </w:rPr>
      </w:pPr>
      <w:ins w:id="134" w:author="MIDEA" w:date="2026-03-19T14:56:00Z">
        <w:r w:rsidRPr="003150AF">
          <w:rPr>
            <w:rFonts w:ascii="仿宋" w:eastAsia="仿宋" w:hAnsi="仿宋" w:hint="eastAsia"/>
          </w:rPr>
          <w:t>分析过程：由于内阻高，该电芯在充电&lt;</w:t>
        </w:r>
        <w:r w:rsidRPr="003150AF">
          <w:rPr>
            <w:rFonts w:ascii="仿宋" w:eastAsia="仿宋" w:hAnsi="仿宋"/>
          </w:rPr>
          <w:t>80%SOC</w:t>
        </w:r>
        <w:r w:rsidRPr="003150AF">
          <w:rPr>
            <w:rFonts w:ascii="仿宋" w:eastAsia="仿宋" w:hAnsi="仿宋" w:hint="eastAsia"/>
          </w:rPr>
          <w:t>时电压会偏高，而到充电吗末期，由于内短路支路消耗电量，S</w:t>
        </w:r>
        <w:r w:rsidRPr="003150AF">
          <w:rPr>
            <w:rFonts w:ascii="仿宋" w:eastAsia="仿宋" w:hAnsi="仿宋"/>
          </w:rPr>
          <w:t>OC</w:t>
        </w:r>
        <w:r w:rsidRPr="003150AF">
          <w:rPr>
            <w:rFonts w:ascii="仿宋" w:eastAsia="仿宋" w:hAnsi="仿宋" w:hint="eastAsia"/>
          </w:rPr>
          <w:t>变化变慢，O</w:t>
        </w:r>
        <w:r w:rsidRPr="003150AF">
          <w:rPr>
            <w:rFonts w:ascii="仿宋" w:eastAsia="仿宋" w:hAnsi="仿宋"/>
          </w:rPr>
          <w:t>CV</w:t>
        </w:r>
        <w:r w:rsidRPr="003150AF">
          <w:rPr>
            <w:rFonts w:ascii="仿宋" w:eastAsia="仿宋" w:hAnsi="仿宋" w:hint="eastAsia"/>
          </w:rPr>
          <w:t>相比于正常电池低，端电压由O</w:t>
        </w:r>
        <w:r w:rsidRPr="003150AF">
          <w:rPr>
            <w:rFonts w:ascii="仿宋" w:eastAsia="仿宋" w:hAnsi="仿宋"/>
          </w:rPr>
          <w:t>CV</w:t>
        </w:r>
        <w:r w:rsidRPr="003150AF">
          <w:rPr>
            <w:rFonts w:ascii="仿宋" w:eastAsia="仿宋" w:hAnsi="仿宋" w:hint="eastAsia"/>
          </w:rPr>
          <w:t>和极化电压两部分组成，因此高内阻可能和低O</w:t>
        </w:r>
        <w:r w:rsidRPr="003150AF">
          <w:rPr>
            <w:rFonts w:ascii="仿宋" w:eastAsia="仿宋" w:hAnsi="仿宋"/>
          </w:rPr>
          <w:t>CV</w:t>
        </w:r>
        <w:r w:rsidRPr="003150AF">
          <w:rPr>
            <w:rFonts w:ascii="仿宋" w:eastAsia="仿宋" w:hAnsi="仿宋" w:hint="eastAsia"/>
          </w:rPr>
          <w:t>对电压的影响相互抵消，导致充电末期该电芯的电压和电池包里其它正常电芯一样。对于放电过程，高内阻和微内短路都会使放电点阿姨偏低，因此可以合理解释。</w:t>
        </w:r>
      </w:ins>
    </w:p>
    <w:p w14:paraId="58DE3B4D" w14:textId="77777777" w:rsidR="00E4595B" w:rsidRPr="003150AF" w:rsidRDefault="00E4595B" w:rsidP="00E4595B">
      <w:pPr>
        <w:rPr>
          <w:ins w:id="135" w:author="MIDEA" w:date="2026-03-19T14:56:00Z"/>
          <w:rFonts w:ascii="仿宋" w:eastAsia="仿宋" w:hAnsi="仿宋"/>
        </w:rPr>
      </w:pPr>
    </w:p>
    <w:p w14:paraId="6095E41E" w14:textId="77777777" w:rsidR="00E4595B" w:rsidRPr="003150AF" w:rsidRDefault="00E4595B" w:rsidP="00E4595B">
      <w:pPr>
        <w:rPr>
          <w:ins w:id="136" w:author="MIDEA" w:date="2026-03-19T14:56:00Z"/>
          <w:rFonts w:ascii="仿宋" w:eastAsia="仿宋" w:hAnsi="仿宋"/>
        </w:rPr>
      </w:pPr>
      <w:ins w:id="137" w:author="MIDEA" w:date="2026-03-19T14:56:00Z">
        <w:r w:rsidRPr="003150AF">
          <w:rPr>
            <w:rFonts w:ascii="仿宋" w:eastAsia="仿宋" w:hAnsi="仿宋" w:hint="eastAsia"/>
            <w:b/>
            <w:bCs/>
          </w:rPr>
          <w:t>Q4</w:t>
        </w:r>
        <w:r w:rsidRPr="003150AF">
          <w:rPr>
            <w:rFonts w:ascii="仿宋" w:eastAsia="仿宋" w:hAnsi="仿宋"/>
            <w:b/>
            <w:bCs/>
          </w:rPr>
          <w:t xml:space="preserve">. </w:t>
        </w:r>
        <w:r w:rsidRPr="003150AF">
          <w:rPr>
            <w:rFonts w:ascii="仿宋" w:eastAsia="仿宋" w:hAnsi="仿宋" w:hint="eastAsia"/>
          </w:rPr>
          <w:t>在磷酸铁锂-石墨电池包中，电池串联，某电芯充电</w:t>
        </w:r>
        <w:r w:rsidRPr="003150AF">
          <w:rPr>
            <w:rFonts w:ascii="仿宋" w:eastAsia="仿宋" w:hAnsi="仿宋"/>
          </w:rPr>
          <w:t>&lt;80%SOC</w:t>
        </w:r>
        <w:r w:rsidRPr="003150AF">
          <w:rPr>
            <w:rFonts w:ascii="仿宋" w:eastAsia="仿宋" w:hAnsi="仿宋" w:hint="eastAsia"/>
          </w:rPr>
          <w:t>正常，</w:t>
        </w:r>
        <w:r w:rsidRPr="003150AF">
          <w:rPr>
            <w:rFonts w:ascii="仿宋" w:eastAsia="仿宋" w:hAnsi="仿宋"/>
          </w:rPr>
          <w:t>&gt;80%SOC</w:t>
        </w:r>
        <w:r w:rsidRPr="003150AF">
          <w:rPr>
            <w:rFonts w:ascii="仿宋" w:eastAsia="仿宋" w:hAnsi="仿宋" w:hint="eastAsia"/>
          </w:rPr>
          <w:t>偏高，放电全程正常。且该电池阻抗中等。该</w:t>
        </w:r>
        <w:proofErr w:type="gramStart"/>
        <w:r w:rsidRPr="003150AF">
          <w:rPr>
            <w:rFonts w:ascii="仿宋" w:eastAsia="仿宋" w:hAnsi="仿宋" w:hint="eastAsia"/>
          </w:rPr>
          <w:t>电芯是什么</w:t>
        </w:r>
        <w:proofErr w:type="gramEnd"/>
        <w:r w:rsidRPr="003150AF">
          <w:rPr>
            <w:rFonts w:ascii="仿宋" w:eastAsia="仿宋" w:hAnsi="仿宋" w:hint="eastAsia"/>
          </w:rPr>
          <w:t>故障？</w:t>
        </w:r>
      </w:ins>
    </w:p>
    <w:p w14:paraId="715D495B" w14:textId="77777777" w:rsidR="00E4595B" w:rsidRPr="003150AF" w:rsidRDefault="00E4595B" w:rsidP="00E4595B">
      <w:pPr>
        <w:rPr>
          <w:ins w:id="138" w:author="MIDEA" w:date="2026-03-19T14:56:00Z"/>
          <w:rFonts w:ascii="仿宋" w:eastAsia="仿宋" w:hAnsi="仿宋"/>
        </w:rPr>
      </w:pPr>
      <w:ins w:id="139" w:author="MIDEA" w:date="2026-03-19T14:56:00Z">
        <w:r w:rsidRPr="003150AF">
          <w:rPr>
            <w:rFonts w:ascii="仿宋" w:eastAsia="仿宋" w:hAnsi="仿宋" w:hint="eastAsia"/>
            <w:b/>
            <w:bCs/>
          </w:rPr>
          <w:t>A4：</w:t>
        </w:r>
        <w:r w:rsidRPr="003150AF">
          <w:rPr>
            <w:rFonts w:ascii="仿宋" w:eastAsia="仿宋" w:hAnsi="仿宋" w:hint="eastAsia"/>
          </w:rPr>
          <w:t>该电芯的正极在高</w:t>
        </w:r>
        <w:r w:rsidRPr="003150AF">
          <w:rPr>
            <w:rFonts w:ascii="仿宋" w:eastAsia="仿宋" w:hAnsi="仿宋"/>
          </w:rPr>
          <w:t>SOC</w:t>
        </w:r>
        <w:r w:rsidRPr="003150AF">
          <w:rPr>
            <w:rFonts w:ascii="仿宋" w:eastAsia="仿宋" w:hAnsi="仿宋" w:hint="eastAsia"/>
          </w:rPr>
          <w:t>下脱</w:t>
        </w:r>
        <w:proofErr w:type="gramStart"/>
        <w:r w:rsidRPr="003150AF">
          <w:rPr>
            <w:rFonts w:ascii="仿宋" w:eastAsia="仿宋" w:hAnsi="仿宋" w:hint="eastAsia"/>
          </w:rPr>
          <w:t>锂能力</w:t>
        </w:r>
        <w:proofErr w:type="gramEnd"/>
        <w:r w:rsidRPr="003150AF">
          <w:rPr>
            <w:rFonts w:ascii="仿宋" w:eastAsia="仿宋" w:hAnsi="仿宋" w:hint="eastAsia"/>
          </w:rPr>
          <w:t>率先达到极限。</w:t>
        </w:r>
      </w:ins>
    </w:p>
    <w:p w14:paraId="22D42EEE" w14:textId="77777777" w:rsidR="00E4595B" w:rsidRPr="003150AF" w:rsidRDefault="00E4595B" w:rsidP="00E4595B">
      <w:pPr>
        <w:rPr>
          <w:ins w:id="140" w:author="MIDEA" w:date="2026-03-19T14:56:00Z"/>
          <w:rFonts w:ascii="仿宋" w:eastAsia="仿宋" w:hAnsi="仿宋"/>
        </w:rPr>
      </w:pPr>
      <w:ins w:id="141" w:author="MIDEA" w:date="2026-03-19T14:56:00Z">
        <w:r w:rsidRPr="003150AF">
          <w:rPr>
            <w:rFonts w:ascii="仿宋" w:eastAsia="仿宋" w:hAnsi="仿宋" w:hint="eastAsia"/>
          </w:rPr>
          <w:t>制造不一致：正极活性物质涂布量略少，或压实密度略高影响</w:t>
        </w:r>
        <w:proofErr w:type="gramStart"/>
        <w:r w:rsidRPr="003150AF">
          <w:rPr>
            <w:rFonts w:ascii="仿宋" w:eastAsia="仿宋" w:hAnsi="仿宋" w:hint="eastAsia"/>
          </w:rPr>
          <w:t>锂</w:t>
        </w:r>
        <w:proofErr w:type="gramEnd"/>
        <w:r w:rsidRPr="003150AF">
          <w:rPr>
            <w:rFonts w:ascii="仿宋" w:eastAsia="仿宋" w:hAnsi="仿宋" w:hint="eastAsia"/>
          </w:rPr>
          <w:t>离子扩散。</w:t>
        </w:r>
      </w:ins>
    </w:p>
    <w:p w14:paraId="41193880" w14:textId="77777777" w:rsidR="00E4595B" w:rsidRPr="003150AF" w:rsidRDefault="00E4595B" w:rsidP="00E4595B">
      <w:pPr>
        <w:rPr>
          <w:ins w:id="142" w:author="MIDEA" w:date="2026-03-19T14:56:00Z"/>
          <w:rFonts w:ascii="仿宋" w:eastAsia="仿宋" w:hAnsi="仿宋"/>
        </w:rPr>
      </w:pPr>
      <w:ins w:id="143" w:author="MIDEA" w:date="2026-03-19T14:56:00Z">
        <w:r w:rsidRPr="003150AF">
          <w:rPr>
            <w:rFonts w:ascii="仿宋" w:eastAsia="仿宋" w:hAnsi="仿宋" w:hint="eastAsia"/>
          </w:rPr>
          <w:lastRenderedPageBreak/>
          <w:t>材料活性差异：该电芯正极材料的实际可</w:t>
        </w:r>
        <w:proofErr w:type="gramStart"/>
        <w:r w:rsidRPr="003150AF">
          <w:rPr>
            <w:rFonts w:ascii="仿宋" w:eastAsia="仿宋" w:hAnsi="仿宋" w:hint="eastAsia"/>
          </w:rPr>
          <w:t>脱嵌锂</w:t>
        </w:r>
        <w:proofErr w:type="gramEnd"/>
        <w:r w:rsidRPr="003150AF">
          <w:rPr>
            <w:rFonts w:ascii="仿宋" w:eastAsia="仿宋" w:hAnsi="仿宋" w:hint="eastAsia"/>
          </w:rPr>
          <w:t>离子数量较少（例如，锂空位较少）。</w:t>
        </w:r>
      </w:ins>
    </w:p>
    <w:p w14:paraId="7F9970BF" w14:textId="77777777" w:rsidR="00E4595B" w:rsidRPr="003150AF" w:rsidRDefault="00E4595B" w:rsidP="00E4595B">
      <w:pPr>
        <w:rPr>
          <w:ins w:id="144" w:author="MIDEA" w:date="2026-03-19T14:56:00Z"/>
          <w:rFonts w:ascii="仿宋" w:eastAsia="仿宋" w:hAnsi="仿宋"/>
        </w:rPr>
      </w:pPr>
      <w:ins w:id="145" w:author="MIDEA" w:date="2026-03-19T14:56:00Z">
        <w:r w:rsidRPr="003150AF">
          <w:rPr>
            <w:rFonts w:ascii="仿宋" w:eastAsia="仿宋" w:hAnsi="仿宋" w:hint="eastAsia"/>
          </w:rPr>
          <w:t>轻微老化：该电芯正极可能发生了轻微失锂或活性物质损失，导致其可用的锂库存减少。</w:t>
        </w:r>
      </w:ins>
    </w:p>
    <w:p w14:paraId="3C873EF5" w14:textId="77777777" w:rsidR="00E4595B" w:rsidRPr="003150AF" w:rsidRDefault="00E4595B" w:rsidP="00E4595B">
      <w:pPr>
        <w:rPr>
          <w:ins w:id="146" w:author="MIDEA" w:date="2026-03-19T14:56:00Z"/>
          <w:rFonts w:ascii="仿宋" w:eastAsia="仿宋" w:hAnsi="仿宋"/>
        </w:rPr>
      </w:pPr>
      <w:ins w:id="147" w:author="MIDEA" w:date="2026-03-19T14:56:00Z">
        <w:r w:rsidRPr="003150AF">
          <w:rPr>
            <w:rFonts w:ascii="仿宋" w:eastAsia="仿宋" w:hAnsi="仿宋" w:hint="eastAsia"/>
          </w:rPr>
          <w:t>而放电电压正常，并不代表它没有问题，只是</w:t>
        </w:r>
        <w:r w:rsidRPr="003150AF">
          <w:rPr>
            <w:rFonts w:ascii="仿宋" w:eastAsia="仿宋" w:hAnsi="仿宋"/>
          </w:rPr>
          <w:t>LFP</w:t>
        </w:r>
        <w:r w:rsidRPr="003150AF">
          <w:rPr>
            <w:rFonts w:ascii="仿宋" w:eastAsia="仿宋" w:hAnsi="仿宋" w:hint="eastAsia"/>
          </w:rPr>
          <w:t>平坦的平台和串联放电的“木桶效应”（由最先达到截止电压的电芯决定）共同制造了一个“健康的假象”。</w:t>
        </w:r>
      </w:ins>
    </w:p>
    <w:p w14:paraId="2B870250" w14:textId="77777777" w:rsidR="00E4595B" w:rsidRPr="003150AF" w:rsidRDefault="00E4595B" w:rsidP="00E4595B">
      <w:pPr>
        <w:rPr>
          <w:ins w:id="148" w:author="MIDEA" w:date="2026-03-19T14:56:00Z"/>
          <w:rFonts w:ascii="仿宋" w:eastAsia="仿宋" w:hAnsi="仿宋"/>
        </w:rPr>
      </w:pPr>
    </w:p>
    <w:p w14:paraId="75709193" w14:textId="77777777" w:rsidR="00E4595B" w:rsidRPr="0050117D" w:rsidRDefault="00E4595B" w:rsidP="00E4595B">
      <w:pPr>
        <w:rPr>
          <w:ins w:id="149" w:author="MIDEA" w:date="2026-03-19T14:56:00Z"/>
          <w:rFonts w:ascii="仿宋" w:eastAsia="仿宋" w:hAnsi="仿宋"/>
          <w:b/>
          <w:bCs/>
        </w:rPr>
      </w:pPr>
      <w:ins w:id="150" w:author="MIDEA" w:date="2026-03-19T14:56:00Z">
        <w:r w:rsidRPr="0050117D">
          <w:rPr>
            <w:rFonts w:ascii="仿宋" w:eastAsia="仿宋" w:hAnsi="仿宋" w:hint="eastAsia"/>
            <w:b/>
            <w:bCs/>
          </w:rPr>
          <w:t>案例结论：</w:t>
        </w:r>
      </w:ins>
    </w:p>
    <w:p w14:paraId="7A8D9E6C" w14:textId="77777777" w:rsidR="00E4595B" w:rsidRPr="003150AF" w:rsidRDefault="00E4595B" w:rsidP="00E4595B">
      <w:pPr>
        <w:rPr>
          <w:ins w:id="151" w:author="MIDEA" w:date="2026-03-19T14:56:00Z"/>
          <w:rFonts w:ascii="仿宋" w:eastAsia="仿宋" w:hAnsi="仿宋"/>
        </w:rPr>
      </w:pPr>
      <w:ins w:id="152" w:author="MIDEA" w:date="2026-03-19T14:56:00Z">
        <w:r w:rsidRPr="003150AF">
          <w:rPr>
            <w:rFonts w:ascii="仿宋" w:eastAsia="仿宋" w:hAnsi="仿宋" w:cs="Segoe UI"/>
            <w:color w:val="1D2129"/>
            <w:szCs w:val="21"/>
            <w:shd w:val="clear" w:color="auto" w:fill="FFFFFF"/>
          </w:rPr>
          <w:t>从上述验证结果可以看出，本技术能够突破传统阈值式诊断对单一电压高低关系的依赖，针对储能场景中常见的</w:t>
        </w:r>
        <w:r w:rsidRPr="0050117D">
          <w:rPr>
            <w:rStyle w:val="a9"/>
            <w:rFonts w:ascii="仿宋" w:eastAsia="仿宋" w:hAnsi="仿宋" w:cs="Segoe UI"/>
            <w:b w:val="0"/>
            <w:bCs w:val="0"/>
            <w:color w:val="1D2129"/>
            <w:szCs w:val="21"/>
            <w:shd w:val="clear" w:color="auto" w:fill="FFFFFF"/>
          </w:rPr>
          <w:t>阶段性异常、静置反转、阻抗耦合、机理混合</w:t>
        </w:r>
        <w:r w:rsidRPr="003150AF">
          <w:rPr>
            <w:rFonts w:ascii="仿宋" w:eastAsia="仿宋" w:hAnsi="仿宋" w:cs="Segoe UI"/>
            <w:color w:val="1D2129"/>
            <w:szCs w:val="21"/>
            <w:shd w:val="clear" w:color="auto" w:fill="FFFFFF"/>
          </w:rPr>
          <w:t>等复杂现象，形成“现象识别—特征关联—机理推断—结果输出”的分析链路。相比仅给出异常告警的常见方案，本技术不仅能够判断“是否异常”，还能够进一步解释“异常为何发生、可能对应何种故障模式”，从而提升诊断结果的专业性、可解释性与工程应用价值。</w:t>
        </w:r>
      </w:ins>
    </w:p>
    <w:p w14:paraId="26039656" w14:textId="77777777" w:rsidR="00E4595B" w:rsidRPr="003150AF" w:rsidRDefault="00E4595B" w:rsidP="00E4595B">
      <w:pPr>
        <w:rPr>
          <w:ins w:id="153" w:author="MIDEA" w:date="2026-03-19T14:56:00Z"/>
          <w:rFonts w:ascii="仿宋" w:eastAsia="仿宋" w:hAnsi="仿宋"/>
        </w:rPr>
      </w:pPr>
    </w:p>
    <w:p w14:paraId="72AB39E1" w14:textId="77777777" w:rsidR="00E4595B" w:rsidRPr="003150AF" w:rsidRDefault="00E4595B" w:rsidP="00E4595B">
      <w:pPr>
        <w:rPr>
          <w:ins w:id="154" w:author="MIDEA" w:date="2026-03-19T14:56:00Z"/>
          <w:rFonts w:ascii="仿宋" w:eastAsia="仿宋" w:hAnsi="仿宋"/>
        </w:rPr>
      </w:pPr>
    </w:p>
    <w:p w14:paraId="26315A97" w14:textId="4F463057" w:rsidR="00257FF7" w:rsidRPr="00E628D5" w:rsidDel="00E4595B" w:rsidRDefault="0060664E" w:rsidP="00504416">
      <w:pPr>
        <w:pStyle w:val="3"/>
        <w:rPr>
          <w:del w:id="155" w:author="MIDEA" w:date="2026-03-19T14:56:00Z"/>
          <w:color w:val="FF0000"/>
        </w:rPr>
      </w:pPr>
      <w:del w:id="156" w:author="MIDEA" w:date="2026-03-19T14:56:00Z">
        <w:r w:rsidRPr="00E628D5" w:rsidDel="00E4595B">
          <w:rPr>
            <w:rFonts w:hint="eastAsia"/>
            <w:color w:val="FF0000"/>
          </w:rPr>
          <w:delText>1</w:delText>
        </w:r>
        <w:r w:rsidRPr="00E628D5" w:rsidDel="00E4595B">
          <w:rPr>
            <w:color w:val="FF0000"/>
          </w:rPr>
          <w:delText>.</w:delText>
        </w:r>
        <w:r w:rsidR="005424EC" w:rsidRPr="00E628D5" w:rsidDel="00E4595B">
          <w:rPr>
            <w:color w:val="FF0000"/>
          </w:rPr>
          <w:delText>6</w:delText>
        </w:r>
        <w:r w:rsidR="00561011" w:rsidRPr="00E628D5" w:rsidDel="00E4595B">
          <w:rPr>
            <w:rFonts w:hint="eastAsia"/>
            <w:color w:val="FF0000"/>
          </w:rPr>
          <w:delText>、</w:delText>
        </w:r>
        <w:r w:rsidR="00257FF7" w:rsidRPr="00E628D5" w:rsidDel="00E4595B">
          <w:rPr>
            <w:rFonts w:hint="eastAsia"/>
            <w:color w:val="FF0000"/>
          </w:rPr>
          <w:delText>智能运维</w:delText>
        </w:r>
        <w:r w:rsidRPr="00E628D5" w:rsidDel="00E4595B">
          <w:rPr>
            <w:rFonts w:hint="eastAsia"/>
            <w:color w:val="FF0000"/>
          </w:rPr>
          <w:delText>助手</w:delText>
        </w:r>
        <w:r w:rsidR="00257FF7" w:rsidRPr="00E628D5" w:rsidDel="00E4595B">
          <w:rPr>
            <w:rFonts w:hint="eastAsia"/>
            <w:color w:val="FF0000"/>
          </w:rPr>
          <w:delText>技术</w:delText>
        </w:r>
      </w:del>
    </w:p>
    <w:p w14:paraId="166EE033" w14:textId="2C0ABF58" w:rsidR="0031726F" w:rsidRPr="00E628D5" w:rsidDel="00E4595B" w:rsidRDefault="0031726F" w:rsidP="0031726F">
      <w:pPr>
        <w:rPr>
          <w:del w:id="157" w:author="MIDEA" w:date="2026-03-19T14:56:00Z"/>
          <w:rFonts w:ascii="仿宋" w:eastAsia="仿宋" w:hAnsi="仿宋"/>
          <w:b/>
          <w:color w:val="FF0000"/>
        </w:rPr>
      </w:pPr>
      <w:del w:id="158" w:author="MIDEA" w:date="2026-03-19T14:56:00Z">
        <w:r w:rsidRPr="00E628D5" w:rsidDel="00E4595B">
          <w:rPr>
            <w:rFonts w:ascii="仿宋" w:eastAsia="仿宋" w:hAnsi="仿宋" w:hint="eastAsia"/>
            <w:b/>
            <w:color w:val="FF0000"/>
          </w:rPr>
          <w:delText>技术原理：</w:delText>
        </w:r>
      </w:del>
    </w:p>
    <w:p w14:paraId="369BCC16" w14:textId="53EEA3F1" w:rsidR="0031726F" w:rsidRPr="00E628D5" w:rsidDel="00E4595B" w:rsidRDefault="0031726F" w:rsidP="0031726F">
      <w:pPr>
        <w:rPr>
          <w:del w:id="159" w:author="MIDEA" w:date="2026-03-19T14:56:00Z"/>
          <w:rFonts w:ascii="仿宋" w:eastAsia="仿宋" w:hAnsi="仿宋"/>
          <w:b/>
          <w:color w:val="FF0000"/>
        </w:rPr>
      </w:pPr>
      <w:del w:id="160" w:author="MIDEA" w:date="2026-03-19T14:56:00Z">
        <w:r w:rsidRPr="00E628D5" w:rsidDel="00E4595B">
          <w:rPr>
            <w:rFonts w:ascii="仿宋" w:eastAsia="仿宋" w:hAnsi="仿宋" w:hint="eastAsia"/>
            <w:b/>
            <w:color w:val="FF0000"/>
          </w:rPr>
          <w:delText>技术方案：</w:delText>
        </w:r>
      </w:del>
    </w:p>
    <w:p w14:paraId="11F12D61" w14:textId="733BB8E0" w:rsidR="0031726F" w:rsidRPr="00E628D5" w:rsidDel="00E4595B" w:rsidRDefault="0031726F" w:rsidP="0031726F">
      <w:pPr>
        <w:rPr>
          <w:del w:id="161" w:author="MIDEA" w:date="2026-03-19T14:56:00Z"/>
          <w:rFonts w:ascii="仿宋" w:eastAsia="仿宋" w:hAnsi="仿宋"/>
          <w:b/>
          <w:color w:val="FF0000"/>
        </w:rPr>
      </w:pPr>
      <w:del w:id="162" w:author="MIDEA" w:date="2026-03-19T14:56:00Z">
        <w:r w:rsidRPr="00E628D5" w:rsidDel="00E4595B">
          <w:rPr>
            <w:rFonts w:ascii="仿宋" w:eastAsia="仿宋" w:hAnsi="仿宋" w:hint="eastAsia"/>
            <w:b/>
            <w:color w:val="FF0000"/>
          </w:rPr>
          <w:delText>技术优势：</w:delText>
        </w:r>
      </w:del>
    </w:p>
    <w:p w14:paraId="4B0E14B8" w14:textId="3BDF3511" w:rsidR="00257FF7" w:rsidRPr="00E628D5" w:rsidDel="00E4595B" w:rsidRDefault="0031726F" w:rsidP="0031726F">
      <w:pPr>
        <w:rPr>
          <w:del w:id="163" w:author="MIDEA" w:date="2026-03-19T14:56:00Z"/>
          <w:rFonts w:ascii="仿宋" w:eastAsia="仿宋" w:hAnsi="仿宋"/>
          <w:b/>
          <w:color w:val="FF0000"/>
        </w:rPr>
      </w:pPr>
      <w:del w:id="164" w:author="MIDEA" w:date="2026-03-19T14:56:00Z">
        <w:r w:rsidRPr="00E628D5" w:rsidDel="00E4595B">
          <w:rPr>
            <w:rFonts w:ascii="仿宋" w:eastAsia="仿宋" w:hAnsi="仿宋" w:hint="eastAsia"/>
            <w:b/>
            <w:color w:val="FF0000"/>
          </w:rPr>
          <w:delText>场景验证：</w:delText>
        </w:r>
      </w:del>
    </w:p>
    <w:p w14:paraId="05D2A147" w14:textId="45C6A16F" w:rsidR="005424EC" w:rsidRDefault="005424EC" w:rsidP="0031726F">
      <w:pPr>
        <w:rPr>
          <w:rFonts w:ascii="仿宋" w:eastAsia="仿宋" w:hAnsi="仿宋"/>
          <w:b/>
        </w:rPr>
      </w:pPr>
    </w:p>
    <w:p w14:paraId="702BFEDB" w14:textId="77777777" w:rsidR="00561011" w:rsidRPr="005424EC" w:rsidRDefault="00561011" w:rsidP="0031726F">
      <w:pPr>
        <w:rPr>
          <w:rFonts w:ascii="仿宋" w:eastAsia="仿宋" w:hAnsi="仿宋"/>
          <w:b/>
        </w:rPr>
      </w:pPr>
    </w:p>
    <w:p w14:paraId="2048C251" w14:textId="5968F081" w:rsidR="00532617" w:rsidRPr="004314FE" w:rsidRDefault="004314FE" w:rsidP="00504416">
      <w:pPr>
        <w:pStyle w:val="2"/>
      </w:pPr>
      <w:r>
        <w:rPr>
          <w:rFonts w:hint="eastAsia"/>
        </w:rPr>
        <w:t>2、</w:t>
      </w:r>
      <w:r w:rsidR="00532617" w:rsidRPr="004314FE">
        <w:rPr>
          <w:rFonts w:hint="eastAsia"/>
        </w:rPr>
        <w:t>技术挑战</w:t>
      </w:r>
    </w:p>
    <w:p w14:paraId="045352C6" w14:textId="77777777" w:rsidR="004314FE" w:rsidRPr="004314FE" w:rsidRDefault="004314FE" w:rsidP="00504416">
      <w:pPr>
        <w:pStyle w:val="3"/>
      </w:pPr>
      <w:r w:rsidRPr="004314FE">
        <w:rPr>
          <w:rFonts w:hint="eastAsia"/>
        </w:rPr>
        <w:t>挑战1：高质量数据是主动安全基础</w:t>
      </w:r>
    </w:p>
    <w:p w14:paraId="0B9B2643" w14:textId="77777777" w:rsidR="004314FE" w:rsidRPr="004314FE" w:rsidRDefault="004314FE" w:rsidP="004314FE">
      <w:pPr>
        <w:widowControl/>
        <w:ind w:firstLine="360"/>
        <w:rPr>
          <w:rFonts w:ascii="仿宋" w:eastAsia="仿宋" w:hAnsi="仿宋"/>
        </w:rPr>
      </w:pPr>
      <w:r w:rsidRPr="004314FE">
        <w:rPr>
          <w:rFonts w:ascii="仿宋" w:eastAsia="仿宋" w:hAnsi="仿宋" w:hint="eastAsia"/>
        </w:rPr>
        <w:t>主动安全的根基在于对电池内部状态的精准、实时感知。但数据质量受采集感知、传输、管理、治理到应用的每个环节影响。其中存在</w:t>
      </w:r>
      <w:r w:rsidRPr="004314FE">
        <w:rPr>
          <w:rFonts w:ascii="仿宋" w:eastAsia="仿宋" w:hAnsi="仿宋"/>
        </w:rPr>
        <w:t>采集的广度与深度不足</w:t>
      </w:r>
      <w:r w:rsidRPr="004314FE">
        <w:rPr>
          <w:rFonts w:ascii="仿宋" w:eastAsia="仿宋" w:hAnsi="仿宋" w:hint="eastAsia"/>
        </w:rPr>
        <w:t>，</w:t>
      </w:r>
      <w:r w:rsidRPr="004314FE">
        <w:rPr>
          <w:rFonts w:ascii="仿宋" w:eastAsia="仿宋" w:hAnsi="仿宋"/>
        </w:rPr>
        <w:t>传统电池管理系统通常只能监测电压、温度等“表面”参数，对于电池内部如微短路、析锂等缓慢发展的隐患，难以有效捕捉</w:t>
      </w:r>
      <w:r w:rsidRPr="004314FE">
        <w:rPr>
          <w:rFonts w:ascii="仿宋" w:eastAsia="仿宋" w:hAnsi="仿宋" w:hint="eastAsia"/>
        </w:rPr>
        <w:t>，</w:t>
      </w:r>
      <w:r w:rsidRPr="004314FE">
        <w:rPr>
          <w:rFonts w:ascii="仿宋" w:eastAsia="仿宋" w:hAnsi="仿宋"/>
        </w:rPr>
        <w:t>行业内缺乏全生命周期数据积累，特别是关于电池故障和热失控的有效样本稀缺。</w:t>
      </w:r>
      <w:r w:rsidRPr="004314FE">
        <w:rPr>
          <w:rFonts w:ascii="仿宋" w:eastAsia="仿宋" w:hAnsi="仿宋" w:hint="eastAsia"/>
        </w:rPr>
        <w:t>数据传输受限</w:t>
      </w:r>
      <w:r w:rsidRPr="004314FE">
        <w:rPr>
          <w:rFonts w:ascii="仿宋" w:eastAsia="仿宋" w:hAnsi="仿宋"/>
        </w:rPr>
        <w:t>网络带宽</w:t>
      </w:r>
      <w:r w:rsidRPr="004314FE">
        <w:rPr>
          <w:rFonts w:ascii="仿宋" w:eastAsia="仿宋" w:hAnsi="仿宋" w:hint="eastAsia"/>
        </w:rPr>
        <w:t>、</w:t>
      </w:r>
      <w:r w:rsidRPr="004314FE">
        <w:rPr>
          <w:rFonts w:ascii="仿宋" w:eastAsia="仿宋" w:hAnsi="仿宋"/>
        </w:rPr>
        <w:t>数据传输丢包，影响数据的准确性和可靠性。</w:t>
      </w:r>
      <w:r w:rsidRPr="004314FE">
        <w:rPr>
          <w:rFonts w:ascii="仿宋" w:eastAsia="仿宋" w:hAnsi="仿宋" w:hint="eastAsia"/>
        </w:rPr>
        <w:t>数据管理的</w:t>
      </w:r>
      <w:r w:rsidRPr="004314FE">
        <w:rPr>
          <w:rFonts w:ascii="仿宋" w:eastAsia="仿宋" w:hAnsi="仿宋"/>
        </w:rPr>
        <w:t>接口</w:t>
      </w:r>
      <w:r w:rsidRPr="004314FE">
        <w:rPr>
          <w:rFonts w:ascii="仿宋" w:eastAsia="仿宋" w:hAnsi="仿宋" w:hint="eastAsia"/>
        </w:rPr>
        <w:t>、</w:t>
      </w:r>
      <w:r w:rsidRPr="004314FE">
        <w:rPr>
          <w:rFonts w:ascii="仿宋" w:eastAsia="仿宋" w:hAnsi="仿宋"/>
        </w:rPr>
        <w:t>协议</w:t>
      </w:r>
      <w:r w:rsidRPr="004314FE">
        <w:rPr>
          <w:rFonts w:ascii="仿宋" w:eastAsia="仿宋" w:hAnsi="仿宋" w:hint="eastAsia"/>
        </w:rPr>
        <w:t>、格式差异导致</w:t>
      </w:r>
      <w:r w:rsidRPr="004314FE">
        <w:rPr>
          <w:rFonts w:ascii="仿宋" w:eastAsia="仿宋" w:hAnsi="仿宋"/>
        </w:rPr>
        <w:t>标准不一和信息孤岛问题</w:t>
      </w:r>
      <w:r w:rsidRPr="004314FE">
        <w:rPr>
          <w:rFonts w:ascii="仿宋" w:eastAsia="仿宋" w:hAnsi="仿宋" w:hint="eastAsia"/>
        </w:rPr>
        <w:t>严重，易出现信息失真</w:t>
      </w:r>
      <w:r w:rsidRPr="004314FE">
        <w:rPr>
          <w:rFonts w:ascii="仿宋" w:eastAsia="仿宋" w:hAnsi="仿宋"/>
        </w:rPr>
        <w:t>。</w:t>
      </w:r>
    </w:p>
    <w:p w14:paraId="5A1791E2" w14:textId="5D68B662" w:rsidR="004314FE" w:rsidRPr="004314FE" w:rsidRDefault="004314FE" w:rsidP="00504416">
      <w:pPr>
        <w:pStyle w:val="3"/>
      </w:pPr>
      <w:r w:rsidRPr="004314FE">
        <w:rPr>
          <w:rFonts w:hint="eastAsia"/>
        </w:rPr>
        <w:t>挑战2</w:t>
      </w:r>
      <w:r w:rsidR="00561011" w:rsidRPr="004314FE">
        <w:rPr>
          <w:rFonts w:hint="eastAsia"/>
        </w:rPr>
        <w:t>：</w:t>
      </w:r>
      <w:r w:rsidRPr="004314FE">
        <w:rPr>
          <w:rFonts w:hint="eastAsia"/>
        </w:rPr>
        <w:t>高</w:t>
      </w:r>
      <w:r w:rsidRPr="004314FE">
        <w:t>精准</w:t>
      </w:r>
      <w:r w:rsidRPr="004314FE">
        <w:rPr>
          <w:rFonts w:hint="eastAsia"/>
        </w:rPr>
        <w:t>预测算法模型是关键</w:t>
      </w:r>
      <w:r w:rsidRPr="004314FE">
        <w:t xml:space="preserve"> </w:t>
      </w:r>
    </w:p>
    <w:p w14:paraId="5544781F" w14:textId="77777777" w:rsidR="004314FE" w:rsidRPr="004314FE" w:rsidRDefault="004314FE" w:rsidP="004314FE">
      <w:pPr>
        <w:widowControl/>
        <w:ind w:firstLine="360"/>
        <w:rPr>
          <w:rFonts w:ascii="仿宋" w:eastAsia="仿宋" w:hAnsi="仿宋"/>
        </w:rPr>
      </w:pPr>
      <w:r w:rsidRPr="004314FE">
        <w:rPr>
          <w:rFonts w:ascii="仿宋" w:eastAsia="仿宋" w:hAnsi="仿宋" w:hint="eastAsia"/>
        </w:rPr>
        <w:t>利用高质量数据集构建的高精度预测算法模型是主动安全运行关键</w:t>
      </w:r>
      <w:r w:rsidRPr="004314FE">
        <w:rPr>
          <w:rFonts w:ascii="仿宋" w:eastAsia="仿宋" w:hAnsi="仿宋"/>
        </w:rPr>
        <w:t>。在算法模型与预警能力层面，当前多数预警系统基于阈值判断，误报率高、适应性差。要实现准确预警，需要算法能够从多维特征量中识别异常模式，这要求模型具备强大的拟合能力和泛化能力。然而，电池老化过程复杂多变，不同电池类型、使用工况下的失效模式差异巨大，给算法泛化带来挑战。更复杂的是，</w:t>
      </w:r>
      <w:r w:rsidRPr="004314FE">
        <w:rPr>
          <w:rFonts w:ascii="仿宋" w:eastAsia="仿宋" w:hAnsi="仿宋" w:hint="eastAsia"/>
        </w:rPr>
        <w:t>安全窗口期可能非常短，</w:t>
      </w:r>
      <w:r w:rsidRPr="004314FE">
        <w:rPr>
          <w:rFonts w:ascii="仿宋" w:eastAsia="仿宋" w:hAnsi="仿宋"/>
        </w:rPr>
        <w:t>热失控前的某些特征信号变化缓慢且不明显，而一旦进入热失控早期，从预警到事故发生的窗口期可能只有数小时至数天</w:t>
      </w:r>
      <w:r w:rsidRPr="004314FE">
        <w:rPr>
          <w:rFonts w:ascii="仿宋" w:eastAsia="仿宋" w:hAnsi="仿宋" w:hint="eastAsia"/>
        </w:rPr>
        <w:t>，</w:t>
      </w:r>
      <w:r w:rsidRPr="004314FE">
        <w:rPr>
          <w:rFonts w:ascii="仿宋" w:eastAsia="仿宋" w:hAnsi="仿宋"/>
        </w:rPr>
        <w:t>要求算法必须具备极高的灵敏度和准确性</w:t>
      </w:r>
      <w:r w:rsidRPr="004314FE">
        <w:rPr>
          <w:rFonts w:ascii="仿宋" w:eastAsia="仿宋" w:hAnsi="仿宋" w:hint="eastAsia"/>
        </w:rPr>
        <w:t>，</w:t>
      </w:r>
      <w:r w:rsidRPr="004314FE">
        <w:rPr>
          <w:rFonts w:ascii="仿宋" w:eastAsia="仿宋" w:hAnsi="仿宋"/>
        </w:rPr>
        <w:t>才能在极早期识别风险，为干预留出充足时间。</w:t>
      </w:r>
    </w:p>
    <w:p w14:paraId="3EC1221E" w14:textId="77777777" w:rsidR="004314FE" w:rsidRPr="004314FE" w:rsidRDefault="004314FE" w:rsidP="00504416">
      <w:pPr>
        <w:pStyle w:val="3"/>
      </w:pPr>
      <w:r w:rsidRPr="004314FE">
        <w:rPr>
          <w:rFonts w:hint="eastAsia"/>
        </w:rPr>
        <w:t>挑战3：</w:t>
      </w:r>
      <w:r w:rsidRPr="004314FE">
        <w:t>系统</w:t>
      </w:r>
      <w:r w:rsidRPr="004314FE">
        <w:rPr>
          <w:rFonts w:hint="eastAsia"/>
        </w:rPr>
        <w:t>集成</w:t>
      </w:r>
      <w:r w:rsidRPr="004314FE">
        <w:t>与</w:t>
      </w:r>
      <w:r w:rsidRPr="004314FE">
        <w:rPr>
          <w:rFonts w:hint="eastAsia"/>
        </w:rPr>
        <w:t>协同</w:t>
      </w:r>
      <w:r w:rsidRPr="004314FE">
        <w:t>管理</w:t>
      </w:r>
      <w:r w:rsidRPr="004314FE">
        <w:rPr>
          <w:rFonts w:hint="eastAsia"/>
        </w:rPr>
        <w:t>的</w:t>
      </w:r>
      <w:r w:rsidRPr="004314FE">
        <w:t>闭环</w:t>
      </w:r>
    </w:p>
    <w:p w14:paraId="731CFB35" w14:textId="7BCA150D" w:rsidR="00AB776C" w:rsidRPr="00A636B2" w:rsidRDefault="004314FE" w:rsidP="00A636B2">
      <w:pPr>
        <w:widowControl/>
        <w:ind w:firstLine="360"/>
        <w:rPr>
          <w:rFonts w:ascii="仿宋" w:eastAsia="仿宋" w:hAnsi="仿宋"/>
        </w:rPr>
      </w:pPr>
      <w:r w:rsidRPr="004314FE">
        <w:rPr>
          <w:rFonts w:ascii="仿宋" w:eastAsia="仿宋" w:hAnsi="仿宋"/>
        </w:rPr>
        <w:t>准确的预警信息必须能触发有效的控制动作形成闭环，但这在复杂的储能系统中并非易事。</w:t>
      </w:r>
      <w:r w:rsidRPr="004314FE">
        <w:rPr>
          <w:rFonts w:ascii="仿宋" w:eastAsia="仿宋" w:hAnsi="仿宋" w:hint="eastAsia"/>
        </w:rPr>
        <w:t>如</w:t>
      </w:r>
      <w:r w:rsidRPr="004314FE">
        <w:rPr>
          <w:rFonts w:ascii="仿宋" w:eastAsia="仿宋" w:hAnsi="仿宋"/>
        </w:rPr>
        <w:t>多系统协同响应机制不完善</w:t>
      </w:r>
      <w:r w:rsidRPr="004314FE">
        <w:rPr>
          <w:rFonts w:ascii="仿宋" w:eastAsia="仿宋" w:hAnsi="仿宋" w:hint="eastAsia"/>
        </w:rPr>
        <w:t>，</w:t>
      </w:r>
      <w:r w:rsidRPr="004314FE">
        <w:rPr>
          <w:rFonts w:ascii="仿宋" w:eastAsia="仿宋" w:hAnsi="仿宋"/>
        </w:rPr>
        <w:t>一个储能电站是BMS、EMS、PCS、温控系统、消防系统</w:t>
      </w:r>
      <w:r w:rsidRPr="004314FE">
        <w:rPr>
          <w:rFonts w:ascii="仿宋" w:eastAsia="仿宋" w:hAnsi="仿宋"/>
        </w:rPr>
        <w:lastRenderedPageBreak/>
        <w:t>等多个子系统的复杂集合。这些系统往往来自不同供应商，接口和通信协议各异，导致即便预警准确，BMS、EMS、冷却系统和消防系统无法实现毫秒级的协同响应，预警也无法转化为有效的控制动作</w:t>
      </w:r>
      <w:r w:rsidRPr="004314FE">
        <w:rPr>
          <w:rFonts w:ascii="仿宋" w:eastAsia="仿宋" w:hAnsi="仿宋" w:hint="eastAsia"/>
        </w:rPr>
        <w:t>，</w:t>
      </w:r>
      <w:r w:rsidRPr="004314FE">
        <w:rPr>
          <w:rFonts w:ascii="仿宋" w:eastAsia="仿宋" w:hAnsi="仿宋"/>
        </w:rPr>
        <w:t>难以形成“预测-预警-处置”的闭环管理。</w:t>
      </w:r>
      <w:r w:rsidRPr="004314FE">
        <w:rPr>
          <w:rFonts w:ascii="仿宋" w:eastAsia="仿宋" w:hAnsi="仿宋" w:hint="eastAsia"/>
        </w:rPr>
        <w:t>然后</w:t>
      </w:r>
      <w:r w:rsidRPr="004314FE">
        <w:rPr>
          <w:rFonts w:ascii="仿宋" w:eastAsia="仿宋" w:hAnsi="仿宋"/>
        </w:rPr>
        <w:t>从预测到维护的链条打通</w:t>
      </w:r>
      <w:r w:rsidRPr="004314FE">
        <w:rPr>
          <w:rFonts w:ascii="仿宋" w:eastAsia="仿宋" w:hAnsi="仿宋" w:hint="eastAsia"/>
        </w:rPr>
        <w:t>，</w:t>
      </w:r>
      <w:r w:rsidRPr="004314FE">
        <w:rPr>
          <w:rFonts w:ascii="仿宋" w:eastAsia="仿宋" w:hAnsi="仿宋"/>
        </w:rPr>
        <w:t>行业普遍依赖“故障后维修”的被动模式，缺乏基于数据驱动的预测性维护策略和智能运维平台。当系统发出早期风险预警后，如何精准定位劣化电池、制定科学的检修策略并高效执行，对许多电站来说仍是挑战。</w:t>
      </w:r>
    </w:p>
    <w:p w14:paraId="1B7BB7F0" w14:textId="77777777" w:rsidR="00D77CC1" w:rsidRPr="00D77CC1" w:rsidRDefault="00D77CC1" w:rsidP="00E83AC0">
      <w:pPr>
        <w:rPr>
          <w:rFonts w:ascii="仿宋" w:eastAsia="仿宋" w:hAnsi="仿宋"/>
        </w:rPr>
      </w:pPr>
    </w:p>
    <w:p w14:paraId="1250B276" w14:textId="4AB3EF58" w:rsidR="0031726F" w:rsidRPr="00A0735B" w:rsidRDefault="00F81452" w:rsidP="00504416">
      <w:pPr>
        <w:pStyle w:val="2"/>
      </w:pPr>
      <w:r>
        <w:rPr>
          <w:rFonts w:hint="eastAsia"/>
        </w:rPr>
        <w:t>三</w:t>
      </w:r>
      <w:r w:rsidR="0031726F" w:rsidRPr="00A0735B">
        <w:rPr>
          <w:rFonts w:hint="eastAsia"/>
        </w:rPr>
        <w:t>、客户价值</w:t>
      </w:r>
    </w:p>
    <w:p w14:paraId="2AF0989F" w14:textId="59A992C5" w:rsidR="00D738E2" w:rsidRPr="00F13032" w:rsidRDefault="00F13032" w:rsidP="00504416">
      <w:pPr>
        <w:pStyle w:val="3"/>
      </w:pPr>
      <w:r w:rsidRPr="00F13032">
        <w:rPr>
          <w:rFonts w:hint="eastAsia"/>
        </w:rPr>
        <w:t>价值1：</w:t>
      </w:r>
      <w:r w:rsidR="00D738E2" w:rsidRPr="00F13032">
        <w:t xml:space="preserve">突破安全预警瓶颈 </w:t>
      </w:r>
    </w:p>
    <w:p w14:paraId="6B1BDC15" w14:textId="77777777" w:rsidR="00D738E2" w:rsidRPr="0081190F" w:rsidRDefault="00D738E2" w:rsidP="00F13032">
      <w:pPr>
        <w:widowControl/>
        <w:ind w:firstLine="420"/>
        <w:rPr>
          <w:rFonts w:ascii="仿宋" w:eastAsia="仿宋" w:hAnsi="仿宋"/>
        </w:rPr>
      </w:pPr>
      <w:r w:rsidRPr="0081190F">
        <w:rPr>
          <w:rFonts w:ascii="仿宋" w:eastAsia="仿宋" w:hAnsi="仿宋"/>
        </w:rPr>
        <w:t>传统储能电站的安全严重依赖电池管理系统（BMS）基于固定阈值的报警，这种方式对于电池内部缓慢发展的故障（如</w:t>
      </w:r>
      <w:r w:rsidRPr="0081190F">
        <w:rPr>
          <w:rFonts w:ascii="仿宋" w:eastAsia="仿宋" w:hAnsi="仿宋"/>
          <w:bCs/>
        </w:rPr>
        <w:t>微短路</w:t>
      </w:r>
      <w:r w:rsidRPr="0081190F">
        <w:rPr>
          <w:rFonts w:ascii="仿宋" w:eastAsia="仿宋" w:hAnsi="仿宋"/>
        </w:rPr>
        <w:t>、</w:t>
      </w:r>
      <w:r w:rsidRPr="0081190F">
        <w:rPr>
          <w:rFonts w:ascii="仿宋" w:eastAsia="仿宋" w:hAnsi="仿宋"/>
          <w:bCs/>
        </w:rPr>
        <w:t>析锂</w:t>
      </w:r>
      <w:r w:rsidRPr="0081190F">
        <w:rPr>
          <w:rFonts w:ascii="仿宋" w:eastAsia="仿宋" w:hAnsi="仿宋"/>
        </w:rPr>
        <w:t>）极不敏感，往往在热失控发生前几分钟甚至几秒才能触发警报，为应急处置留下的时间窗口极短。</w:t>
      </w:r>
    </w:p>
    <w:p w14:paraId="26D7070B" w14:textId="30E54C86" w:rsidR="00D738E2" w:rsidRPr="0081190F" w:rsidRDefault="00D738E2" w:rsidP="00A0735B">
      <w:pPr>
        <w:widowControl/>
        <w:ind w:firstLine="420"/>
        <w:rPr>
          <w:rFonts w:ascii="仿宋" w:eastAsia="仿宋" w:hAnsi="仿宋"/>
        </w:rPr>
      </w:pPr>
      <w:r w:rsidRPr="0081190F">
        <w:rPr>
          <w:rFonts w:ascii="仿宋" w:eastAsia="仿宋" w:hAnsi="仿宋"/>
        </w:rPr>
        <w:t>主动安全技术通过</w:t>
      </w:r>
      <w:r w:rsidRPr="0081190F">
        <w:rPr>
          <w:rFonts w:ascii="仿宋" w:eastAsia="仿宋" w:hAnsi="仿宋"/>
          <w:bCs/>
        </w:rPr>
        <w:t>多维特征量融合分析</w:t>
      </w:r>
      <w:r w:rsidRPr="0081190F">
        <w:rPr>
          <w:rFonts w:ascii="仿宋" w:eastAsia="仿宋" w:hAnsi="仿宋"/>
        </w:rPr>
        <w:t>和</w:t>
      </w:r>
      <w:r w:rsidRPr="0081190F">
        <w:rPr>
          <w:rFonts w:ascii="仿宋" w:eastAsia="仿宋" w:hAnsi="仿宋"/>
          <w:bCs/>
        </w:rPr>
        <w:t>AI算法</w:t>
      </w:r>
      <w:r w:rsidRPr="0081190F">
        <w:rPr>
          <w:rFonts w:ascii="仿宋" w:eastAsia="仿宋" w:hAnsi="仿宋"/>
        </w:rPr>
        <w:t>，能够捕捉到这些缓变故障的早期特征。</w:t>
      </w:r>
      <w:r w:rsidR="00A0735B" w:rsidRPr="00F13032">
        <w:rPr>
          <w:rFonts w:ascii="仿宋" w:eastAsia="仿宋" w:hAnsi="仿宋"/>
        </w:rPr>
        <w:t>电池系统故障超前预警已实现提前</w:t>
      </w:r>
      <w:r w:rsidR="00A0735B">
        <w:rPr>
          <w:rFonts w:ascii="仿宋" w:eastAsia="仿宋" w:hAnsi="仿宋"/>
        </w:rPr>
        <w:t>11</w:t>
      </w:r>
      <w:r w:rsidR="00A0735B" w:rsidRPr="00F13032">
        <w:rPr>
          <w:rFonts w:ascii="仿宋" w:eastAsia="仿宋" w:hAnsi="仿宋"/>
        </w:rPr>
        <w:t>天预警，</w:t>
      </w:r>
      <w:r w:rsidR="00A0735B">
        <w:rPr>
          <w:rFonts w:ascii="仿宋" w:eastAsia="仿宋" w:hAnsi="仿宋" w:hint="eastAsia"/>
        </w:rPr>
        <w:t>预警精度</w:t>
      </w:r>
      <w:r w:rsidR="00A0735B" w:rsidRPr="00B540EE">
        <w:rPr>
          <w:rFonts w:ascii="仿宋" w:eastAsia="仿宋" w:hAnsi="仿宋" w:hint="eastAsia"/>
        </w:rPr>
        <w:t>准确率&gt;9</w:t>
      </w:r>
      <w:r w:rsidR="00A0735B">
        <w:rPr>
          <w:rFonts w:ascii="仿宋" w:eastAsia="仿宋" w:hAnsi="仿宋"/>
        </w:rPr>
        <w:t>9</w:t>
      </w:r>
      <w:r w:rsidR="00A0735B" w:rsidRPr="00B540EE">
        <w:rPr>
          <w:rFonts w:ascii="仿宋" w:eastAsia="仿宋" w:hAnsi="仿宋" w:hint="eastAsia"/>
        </w:rPr>
        <w:t>%,</w:t>
      </w:r>
      <w:proofErr w:type="gramStart"/>
      <w:r w:rsidR="00A0735B" w:rsidRPr="00B540EE">
        <w:rPr>
          <w:rFonts w:ascii="仿宋" w:eastAsia="仿宋" w:hAnsi="仿宋" w:hint="eastAsia"/>
        </w:rPr>
        <w:t>识全率</w:t>
      </w:r>
      <w:proofErr w:type="gramEnd"/>
      <w:r w:rsidR="00A0735B" w:rsidRPr="00B540EE">
        <w:rPr>
          <w:rFonts w:ascii="仿宋" w:eastAsia="仿宋" w:hAnsi="仿宋" w:hint="eastAsia"/>
        </w:rPr>
        <w:t>&gt;</w:t>
      </w:r>
      <w:r w:rsidR="00A0735B">
        <w:rPr>
          <w:rFonts w:ascii="仿宋" w:eastAsia="仿宋" w:hAnsi="仿宋"/>
        </w:rPr>
        <w:t>2</w:t>
      </w:r>
      <w:r w:rsidR="00A0735B" w:rsidRPr="00B540EE">
        <w:rPr>
          <w:rFonts w:ascii="仿宋" w:eastAsia="仿宋" w:hAnsi="仿宋" w:hint="eastAsia"/>
        </w:rPr>
        <w:t>%,误报率&lt;0.</w:t>
      </w:r>
      <w:r w:rsidR="00A0735B">
        <w:rPr>
          <w:rFonts w:ascii="仿宋" w:eastAsia="仿宋" w:hAnsi="仿宋"/>
        </w:rPr>
        <w:t>3</w:t>
      </w:r>
      <w:r w:rsidR="00A0735B" w:rsidRPr="00B540EE">
        <w:rPr>
          <w:rFonts w:ascii="仿宋" w:eastAsia="仿宋" w:hAnsi="仿宋" w:hint="eastAsia"/>
        </w:rPr>
        <w:t>%</w:t>
      </w:r>
      <w:r w:rsidR="00A0735B">
        <w:rPr>
          <w:rFonts w:ascii="仿宋" w:eastAsia="仿宋" w:hAnsi="仿宋" w:hint="eastAsia"/>
        </w:rPr>
        <w:t>，</w:t>
      </w:r>
      <w:r w:rsidRPr="0081190F">
        <w:rPr>
          <w:rFonts w:ascii="仿宋" w:eastAsia="仿宋" w:hAnsi="仿宋"/>
        </w:rPr>
        <w:t>对电池不一致性、内短路等隐患的早期识别，将预警窗口大幅提前至</w:t>
      </w:r>
      <w:r w:rsidRPr="0081190F">
        <w:rPr>
          <w:rFonts w:ascii="仿宋" w:eastAsia="仿宋" w:hAnsi="仿宋"/>
          <w:bCs/>
        </w:rPr>
        <w:t>数天甚至数周</w:t>
      </w:r>
      <w:r w:rsidRPr="0081190F">
        <w:rPr>
          <w:rFonts w:ascii="仿宋" w:eastAsia="仿宋" w:hAnsi="仿宋"/>
        </w:rPr>
        <w:t>，真正实现了从“报警”到“预警”的跨越，把安全事故扼杀在萌芽状态。</w:t>
      </w:r>
      <w:r w:rsidR="00A0735B" w:rsidRPr="00B540EE">
        <w:rPr>
          <w:rFonts w:ascii="仿宋" w:eastAsia="仿宋" w:hAnsi="仿宋"/>
        </w:rPr>
        <w:t>基于AI算法的多参数融合分析，能够有效甄别误报警，将传统阈值报警的误报率显著降低，避免了因误报导致的频繁停机或系统误动，提升了系统的可靠性。</w:t>
      </w:r>
      <w:r w:rsidR="00A0735B" w:rsidRPr="00AB776C">
        <w:rPr>
          <w:rFonts w:ascii="仿宋" w:eastAsia="仿宋" w:hAnsi="仿宋" w:hint="eastAsia"/>
        </w:rPr>
        <w:t>通过开发数据驱动和基于模型相融合的多故障诊断算法，</w:t>
      </w:r>
      <w:r w:rsidR="00A0735B" w:rsidRPr="00B540EE">
        <w:rPr>
          <w:rFonts w:ascii="仿宋" w:eastAsia="仿宋" w:hAnsi="仿宋" w:hint="eastAsia"/>
        </w:rPr>
        <w:t>故障诊断的平均准确率&gt;9</w:t>
      </w:r>
      <w:r w:rsidR="00A0735B">
        <w:rPr>
          <w:rFonts w:ascii="仿宋" w:eastAsia="仿宋" w:hAnsi="仿宋"/>
        </w:rPr>
        <w:t>0</w:t>
      </w:r>
      <w:r w:rsidR="00A0735B" w:rsidRPr="00B540EE">
        <w:rPr>
          <w:rFonts w:ascii="仿宋" w:eastAsia="仿宋" w:hAnsi="仿宋" w:hint="eastAsia"/>
        </w:rPr>
        <w:t>%</w:t>
      </w:r>
      <w:r w:rsidR="00A0735B">
        <w:rPr>
          <w:rFonts w:ascii="仿宋" w:eastAsia="仿宋" w:hAnsi="仿宋" w:hint="eastAsia"/>
        </w:rPr>
        <w:t>；</w:t>
      </w:r>
      <w:r w:rsidR="00A0735B" w:rsidRPr="00AB776C">
        <w:rPr>
          <w:rFonts w:ascii="仿宋" w:eastAsia="仿宋" w:hAnsi="仿宋" w:hint="eastAsia"/>
        </w:rPr>
        <w:t>精准实现故障检测、故障分离及故障定级，为故障排查和修复工作提供详细、可靠的依据</w:t>
      </w:r>
      <w:r w:rsidR="00A0735B">
        <w:rPr>
          <w:rFonts w:ascii="仿宋" w:eastAsia="仿宋" w:hAnsi="仿宋" w:hint="eastAsia"/>
        </w:rPr>
        <w:t>。</w:t>
      </w:r>
    </w:p>
    <w:p w14:paraId="2235FCC0" w14:textId="1467F81B" w:rsidR="00D738E2" w:rsidRPr="00F13032" w:rsidRDefault="00F13032" w:rsidP="00504416">
      <w:pPr>
        <w:pStyle w:val="3"/>
      </w:pPr>
      <w:r>
        <w:rPr>
          <w:rFonts w:ascii="Segoe UI Emoji" w:hAnsi="Segoe UI Emoji" w:cs="Segoe UI Emoji" w:hint="eastAsia"/>
        </w:rPr>
        <w:t>价值</w:t>
      </w:r>
      <w:r>
        <w:rPr>
          <w:rFonts w:ascii="Segoe UI Emoji" w:hAnsi="Segoe UI Emoji" w:cs="Segoe UI Emoji" w:hint="eastAsia"/>
        </w:rPr>
        <w:t>2</w:t>
      </w:r>
      <w:r>
        <w:rPr>
          <w:rFonts w:ascii="Segoe UI Emoji" w:hAnsi="Segoe UI Emoji" w:cs="Segoe UI Emoji" w:hint="eastAsia"/>
        </w:rPr>
        <w:t>：</w:t>
      </w:r>
      <w:r w:rsidR="00D738E2" w:rsidRPr="00F13032">
        <w:t xml:space="preserve">实现精准化与预测性运维 </w:t>
      </w:r>
    </w:p>
    <w:p w14:paraId="0C2E1DBB" w14:textId="77777777" w:rsidR="00D738E2" w:rsidRPr="0081190F" w:rsidRDefault="00D738E2" w:rsidP="00F13032">
      <w:pPr>
        <w:widowControl/>
        <w:ind w:firstLine="420"/>
        <w:rPr>
          <w:rFonts w:ascii="仿宋" w:eastAsia="仿宋" w:hAnsi="仿宋"/>
        </w:rPr>
      </w:pPr>
      <w:r w:rsidRPr="0081190F">
        <w:rPr>
          <w:rFonts w:ascii="仿宋" w:eastAsia="仿宋" w:hAnsi="仿宋"/>
        </w:rPr>
        <w:t>传统的“定期巡检、故障后维修”模式，不仅效率低下，且无法预防故障。主动安全技术通过实时分析海量运行数据，为每个电池建立</w:t>
      </w:r>
      <w:r w:rsidRPr="0081190F">
        <w:rPr>
          <w:rFonts w:ascii="仿宋" w:eastAsia="仿宋" w:hAnsi="仿宋"/>
          <w:bCs/>
        </w:rPr>
        <w:t>全生命周期健康档案</w:t>
      </w:r>
      <w:r w:rsidRPr="0081190F">
        <w:rPr>
          <w:rFonts w:ascii="仿宋" w:eastAsia="仿宋" w:hAnsi="仿宋"/>
        </w:rPr>
        <w:t>。系统能够精准定位</w:t>
      </w:r>
      <w:r w:rsidRPr="0081190F">
        <w:rPr>
          <w:rFonts w:ascii="仿宋" w:eastAsia="仿宋" w:hAnsi="仿宋"/>
          <w:bCs/>
        </w:rPr>
        <w:t>即将劣化的电池单元</w:t>
      </w:r>
      <w:r w:rsidRPr="0081190F">
        <w:rPr>
          <w:rFonts w:ascii="仿宋" w:eastAsia="仿宋" w:hAnsi="仿宋"/>
        </w:rPr>
        <w:t>，并推荐最优维护策略，使得运</w:t>
      </w:r>
      <w:proofErr w:type="gramStart"/>
      <w:r w:rsidRPr="0081190F">
        <w:rPr>
          <w:rFonts w:ascii="仿宋" w:eastAsia="仿宋" w:hAnsi="仿宋"/>
        </w:rPr>
        <w:t>维工作</w:t>
      </w:r>
      <w:proofErr w:type="gramEnd"/>
      <w:r w:rsidRPr="0081190F">
        <w:rPr>
          <w:rFonts w:ascii="仿宋" w:eastAsia="仿宋" w:hAnsi="仿宋"/>
        </w:rPr>
        <w:t>从“被动响应”转向“</w:t>
      </w:r>
      <w:r w:rsidRPr="0081190F">
        <w:rPr>
          <w:rFonts w:ascii="仿宋" w:eastAsia="仿宋" w:hAnsi="仿宋"/>
          <w:bCs/>
        </w:rPr>
        <w:t>主动预测</w:t>
      </w:r>
      <w:r w:rsidRPr="0081190F">
        <w:rPr>
          <w:rFonts w:ascii="仿宋" w:eastAsia="仿宋" w:hAnsi="仿宋"/>
        </w:rPr>
        <w:t>”。</w:t>
      </w:r>
    </w:p>
    <w:p w14:paraId="60374973" w14:textId="38DBBFE1" w:rsidR="00D738E2" w:rsidRDefault="00D738E2" w:rsidP="00F13032">
      <w:pPr>
        <w:widowControl/>
        <w:ind w:firstLine="420"/>
        <w:rPr>
          <w:rFonts w:ascii="仿宋" w:eastAsia="仿宋" w:hAnsi="仿宋"/>
        </w:rPr>
      </w:pPr>
      <w:r w:rsidRPr="0081190F">
        <w:rPr>
          <w:rFonts w:ascii="仿宋" w:eastAsia="仿宋" w:hAnsi="仿宋"/>
        </w:rPr>
        <w:t>这种预测性维护能力，一方面可以显著减少非计划停机时间，提升电站可用性；另一方面，通过提前更换劣化电池，避免其影响整个电池簇的性能，从而</w:t>
      </w:r>
      <w:r w:rsidRPr="0081190F">
        <w:rPr>
          <w:rFonts w:ascii="仿宋" w:eastAsia="仿宋" w:hAnsi="仿宋"/>
          <w:bCs/>
        </w:rPr>
        <w:t>延缓系统整体衰减</w:t>
      </w:r>
      <w:r w:rsidRPr="0081190F">
        <w:rPr>
          <w:rFonts w:ascii="仿宋" w:eastAsia="仿宋" w:hAnsi="仿宋"/>
        </w:rPr>
        <w:t>，有效延长储能系统的整体使用寿命。</w:t>
      </w:r>
    </w:p>
    <w:p w14:paraId="4409BBA9" w14:textId="2B5C812B" w:rsidR="00D738E2" w:rsidRPr="00F13032" w:rsidRDefault="00F13032" w:rsidP="00504416">
      <w:pPr>
        <w:pStyle w:val="3"/>
      </w:pPr>
      <w:r>
        <w:rPr>
          <w:rFonts w:ascii="Segoe UI Emoji" w:hAnsi="Segoe UI Emoji" w:cs="Segoe UI Emoji" w:hint="eastAsia"/>
        </w:rPr>
        <w:t>价值</w:t>
      </w:r>
      <w:r>
        <w:rPr>
          <w:rFonts w:ascii="Segoe UI Emoji" w:hAnsi="Segoe UI Emoji" w:cs="Segoe UI Emoji" w:hint="eastAsia"/>
        </w:rPr>
        <w:t>3</w:t>
      </w:r>
      <w:r>
        <w:rPr>
          <w:rFonts w:ascii="Segoe UI Emoji" w:hAnsi="Segoe UI Emoji" w:cs="Segoe UI Emoji" w:hint="eastAsia"/>
        </w:rPr>
        <w:t>：</w:t>
      </w:r>
      <w:r w:rsidR="00D738E2" w:rsidRPr="00F13032">
        <w:t xml:space="preserve">打通系统协同壁垒 </w:t>
      </w:r>
    </w:p>
    <w:p w14:paraId="4471180A" w14:textId="77777777" w:rsidR="00D738E2" w:rsidRPr="0081190F" w:rsidRDefault="00D738E2" w:rsidP="00F13032">
      <w:pPr>
        <w:widowControl/>
        <w:ind w:firstLine="420"/>
        <w:rPr>
          <w:rFonts w:ascii="仿宋" w:eastAsia="仿宋" w:hAnsi="仿宋"/>
        </w:rPr>
      </w:pPr>
      <w:r w:rsidRPr="0081190F">
        <w:rPr>
          <w:rFonts w:ascii="仿宋" w:eastAsia="仿宋" w:hAnsi="仿宋"/>
        </w:rPr>
        <w:t>储能电站安全涉及BMS、能源管理系统（EMS）、变流器（PCS）、冷却系统和消防系统等多个环节。在传统模式下，这些系统</w:t>
      </w:r>
      <w:proofErr w:type="gramStart"/>
      <w:r w:rsidRPr="0081190F">
        <w:rPr>
          <w:rFonts w:ascii="仿宋" w:eastAsia="仿宋" w:hAnsi="仿宋"/>
        </w:rPr>
        <w:t>常来自</w:t>
      </w:r>
      <w:proofErr w:type="gramEnd"/>
      <w:r w:rsidRPr="0081190F">
        <w:rPr>
          <w:rFonts w:ascii="仿宋" w:eastAsia="仿宋" w:hAnsi="仿宋"/>
        </w:rPr>
        <w:t>不同供应商，协议各异，形成“</w:t>
      </w:r>
      <w:r w:rsidRPr="0081190F">
        <w:rPr>
          <w:rFonts w:ascii="仿宋" w:eastAsia="仿宋" w:hAnsi="仿宋"/>
          <w:bCs/>
        </w:rPr>
        <w:t>信息孤岛</w:t>
      </w:r>
      <w:r w:rsidRPr="0081190F">
        <w:rPr>
          <w:rFonts w:ascii="仿宋" w:eastAsia="仿宋" w:hAnsi="仿宋"/>
        </w:rPr>
        <w:t>”，难以实现有效联动。</w:t>
      </w:r>
    </w:p>
    <w:p w14:paraId="41B402B6" w14:textId="5FC16333" w:rsidR="00D738E2" w:rsidRPr="0081190F" w:rsidRDefault="00D738E2" w:rsidP="00F13032">
      <w:pPr>
        <w:widowControl/>
        <w:ind w:firstLine="420"/>
        <w:rPr>
          <w:rFonts w:ascii="仿宋" w:eastAsia="仿宋" w:hAnsi="仿宋"/>
        </w:rPr>
      </w:pPr>
      <w:r w:rsidRPr="0081190F">
        <w:rPr>
          <w:rFonts w:ascii="仿宋" w:eastAsia="仿宋" w:hAnsi="仿宋"/>
        </w:rPr>
        <w:t>主动安全技术通过构建</w:t>
      </w:r>
      <w:r w:rsidRPr="0081190F">
        <w:rPr>
          <w:rFonts w:ascii="仿宋" w:eastAsia="仿宋" w:hAnsi="仿宋"/>
          <w:bCs/>
        </w:rPr>
        <w:t>云边端协同的统一平台</w:t>
      </w:r>
      <w:r w:rsidRPr="0081190F">
        <w:rPr>
          <w:rFonts w:ascii="仿宋" w:eastAsia="仿宋" w:hAnsi="仿宋"/>
        </w:rPr>
        <w:t>，打破了这些壁垒。当系统识别到潜在风险时，可立即联动EMS调整充放电策略，通知冷却系统加强制冷，并做好消防系统启动准备。</w:t>
      </w:r>
      <w:r w:rsidRPr="0081190F">
        <w:rPr>
          <w:rFonts w:ascii="仿宋" w:eastAsia="仿宋" w:hAnsi="仿宋"/>
        </w:rPr>
        <w:lastRenderedPageBreak/>
        <w:t>这种“</w:t>
      </w:r>
      <w:r w:rsidRPr="0081190F">
        <w:rPr>
          <w:rFonts w:ascii="仿宋" w:eastAsia="仿宋" w:hAnsi="仿宋"/>
          <w:bCs/>
        </w:rPr>
        <w:t>监测-预警-</w:t>
      </w:r>
      <w:r w:rsidR="0081190F" w:rsidRPr="0081190F">
        <w:rPr>
          <w:rFonts w:ascii="仿宋" w:eastAsia="仿宋" w:hAnsi="仿宋" w:hint="eastAsia"/>
          <w:bCs/>
        </w:rPr>
        <w:t>控制</w:t>
      </w:r>
      <w:r w:rsidRPr="0081190F">
        <w:rPr>
          <w:rFonts w:ascii="仿宋" w:eastAsia="仿宋" w:hAnsi="仿宋"/>
          <w:bCs/>
        </w:rPr>
        <w:t>-</w:t>
      </w:r>
      <w:r w:rsidR="0081190F" w:rsidRPr="0081190F">
        <w:rPr>
          <w:rFonts w:ascii="仿宋" w:eastAsia="仿宋" w:hAnsi="仿宋" w:hint="eastAsia"/>
          <w:bCs/>
        </w:rPr>
        <w:t>运维</w:t>
      </w:r>
      <w:r w:rsidRPr="0081190F">
        <w:rPr>
          <w:rFonts w:ascii="仿宋" w:eastAsia="仿宋" w:hAnsi="仿宋"/>
        </w:rPr>
        <w:t>”闭环管理，将孤立的安全组件整合为有机的防御体系，极大提升了系统的整体可靠性。</w:t>
      </w:r>
    </w:p>
    <w:p w14:paraId="31D8DA1B" w14:textId="3DEC6D69" w:rsidR="00D738E2" w:rsidRPr="00F13032" w:rsidRDefault="00F13032" w:rsidP="00504416">
      <w:pPr>
        <w:pStyle w:val="3"/>
      </w:pPr>
      <w:r>
        <w:rPr>
          <w:rFonts w:hint="eastAsia"/>
        </w:rPr>
        <w:t>价值4：</w:t>
      </w:r>
      <w:r w:rsidR="00D738E2" w:rsidRPr="00F13032">
        <w:t xml:space="preserve">提升电站全生命周期价值 </w:t>
      </w:r>
    </w:p>
    <w:p w14:paraId="67341D6A" w14:textId="77777777" w:rsidR="00D738E2" w:rsidRPr="0081190F" w:rsidRDefault="00D738E2" w:rsidP="00F13032">
      <w:pPr>
        <w:widowControl/>
        <w:ind w:firstLine="420"/>
        <w:rPr>
          <w:rFonts w:ascii="仿宋" w:eastAsia="仿宋" w:hAnsi="仿宋"/>
        </w:rPr>
      </w:pPr>
      <w:r w:rsidRPr="0081190F">
        <w:rPr>
          <w:rFonts w:ascii="仿宋" w:eastAsia="仿宋" w:hAnsi="仿宋"/>
        </w:rPr>
        <w:t>在储能系统价格持续下行的市场环境下，业主愈发关注项目的全生命周期投资回报。主动安全技术通过</w:t>
      </w:r>
      <w:r w:rsidRPr="0081190F">
        <w:rPr>
          <w:rFonts w:ascii="仿宋" w:eastAsia="仿宋" w:hAnsi="仿宋"/>
          <w:bCs/>
        </w:rPr>
        <w:t>提升系统可靠性和延长寿命</w:t>
      </w:r>
      <w:r w:rsidRPr="0081190F">
        <w:rPr>
          <w:rFonts w:ascii="仿宋" w:eastAsia="仿宋" w:hAnsi="仿宋"/>
        </w:rPr>
        <w:t>，直接降低了运</w:t>
      </w:r>
      <w:proofErr w:type="gramStart"/>
      <w:r w:rsidRPr="0081190F">
        <w:rPr>
          <w:rFonts w:ascii="仿宋" w:eastAsia="仿宋" w:hAnsi="仿宋"/>
        </w:rPr>
        <w:t>维成本</w:t>
      </w:r>
      <w:proofErr w:type="gramEnd"/>
      <w:r w:rsidRPr="0081190F">
        <w:rPr>
          <w:rFonts w:ascii="仿宋" w:eastAsia="仿宋" w:hAnsi="仿宋"/>
        </w:rPr>
        <w:t>并提升了发电收益。</w:t>
      </w:r>
    </w:p>
    <w:p w14:paraId="55596304" w14:textId="77777777" w:rsidR="00D738E2" w:rsidRPr="0081190F" w:rsidRDefault="00D738E2" w:rsidP="00F13032">
      <w:pPr>
        <w:widowControl/>
        <w:ind w:firstLine="420"/>
        <w:rPr>
          <w:rFonts w:ascii="仿宋" w:eastAsia="仿宋" w:hAnsi="仿宋"/>
        </w:rPr>
      </w:pPr>
      <w:r w:rsidRPr="0081190F">
        <w:rPr>
          <w:rFonts w:ascii="仿宋" w:eastAsia="仿宋" w:hAnsi="仿宋"/>
        </w:rPr>
        <w:t>更重要的是，它增强了</w:t>
      </w:r>
      <w:r w:rsidRPr="0081190F">
        <w:rPr>
          <w:rFonts w:ascii="仿宋" w:eastAsia="仿宋" w:hAnsi="仿宋"/>
          <w:bCs/>
        </w:rPr>
        <w:t>储能资产的透明度和</w:t>
      </w:r>
      <w:proofErr w:type="gramStart"/>
      <w:r w:rsidRPr="0081190F">
        <w:rPr>
          <w:rFonts w:ascii="仿宋" w:eastAsia="仿宋" w:hAnsi="仿宋"/>
          <w:bCs/>
        </w:rPr>
        <w:t>可</w:t>
      </w:r>
      <w:proofErr w:type="gramEnd"/>
      <w:r w:rsidRPr="0081190F">
        <w:rPr>
          <w:rFonts w:ascii="仿宋" w:eastAsia="仿宋" w:hAnsi="仿宋"/>
          <w:bCs/>
        </w:rPr>
        <w:t>预测性</w:t>
      </w:r>
      <w:r w:rsidRPr="0081190F">
        <w:rPr>
          <w:rFonts w:ascii="仿宋" w:eastAsia="仿宋" w:hAnsi="仿宋"/>
        </w:rPr>
        <w:t>。金融机构可以更清晰地评估资产状态，这有助于提升项目的</w:t>
      </w:r>
      <w:r w:rsidRPr="0081190F">
        <w:rPr>
          <w:rFonts w:ascii="仿宋" w:eastAsia="仿宋" w:hAnsi="仿宋"/>
          <w:bCs/>
        </w:rPr>
        <w:t>可融资性</w:t>
      </w:r>
      <w:r w:rsidRPr="0081190F">
        <w:rPr>
          <w:rFonts w:ascii="仿宋" w:eastAsia="仿宋" w:hAnsi="仿宋"/>
        </w:rPr>
        <w:t>。同时，智能化运维平台使电站运营方能够基于实时数据制定更优的</w:t>
      </w:r>
      <w:r w:rsidRPr="0081190F">
        <w:rPr>
          <w:rFonts w:ascii="仿宋" w:eastAsia="仿宋" w:hAnsi="仿宋"/>
          <w:bCs/>
        </w:rPr>
        <w:t>电力市场交易策略</w:t>
      </w:r>
      <w:r w:rsidRPr="0081190F">
        <w:rPr>
          <w:rFonts w:ascii="仿宋" w:eastAsia="仿宋" w:hAnsi="仿宋"/>
        </w:rPr>
        <w:t>，从而最大化收益。</w:t>
      </w:r>
    </w:p>
    <w:p w14:paraId="6D525D39" w14:textId="09F46D57" w:rsidR="00D738E2" w:rsidRDefault="00D738E2" w:rsidP="0031726F">
      <w:pPr>
        <w:rPr>
          <w:rFonts w:ascii="仿宋" w:eastAsia="仿宋" w:hAnsi="仿宋"/>
        </w:rPr>
      </w:pPr>
    </w:p>
    <w:p w14:paraId="011348E6" w14:textId="77777777" w:rsidR="00D738E2" w:rsidRPr="00A0735B" w:rsidRDefault="00D738E2" w:rsidP="0031726F">
      <w:pPr>
        <w:rPr>
          <w:rFonts w:ascii="仿宋" w:eastAsia="仿宋" w:hAnsi="仿宋"/>
        </w:rPr>
      </w:pPr>
    </w:p>
    <w:bookmarkEnd w:id="1"/>
    <w:p w14:paraId="4280E83E" w14:textId="2A1D3C0A" w:rsidR="004A4141" w:rsidRDefault="00F81452" w:rsidP="00504416">
      <w:pPr>
        <w:pStyle w:val="1"/>
      </w:pPr>
      <w:r>
        <w:rPr>
          <w:rFonts w:hint="eastAsia"/>
        </w:rPr>
        <w:t>四</w:t>
      </w:r>
      <w:r w:rsidR="004A4141">
        <w:rPr>
          <w:rFonts w:hint="eastAsia"/>
        </w:rPr>
        <w:t>、项目案例</w:t>
      </w:r>
    </w:p>
    <w:p w14:paraId="3E9516F0" w14:textId="5352E6EC" w:rsidR="00C7238F" w:rsidRPr="00C7238F" w:rsidRDefault="00C7238F" w:rsidP="00C7238F">
      <w:pPr>
        <w:rPr>
          <w:color w:val="FF0000"/>
        </w:rPr>
      </w:pPr>
      <w:r w:rsidRPr="00C7238F">
        <w:rPr>
          <w:rFonts w:hint="eastAsia"/>
          <w:color w:val="FF0000"/>
        </w:rPr>
        <w:t>港青（电池健康）、</w:t>
      </w:r>
      <w:proofErr w:type="gramStart"/>
      <w:r w:rsidRPr="00C7238F">
        <w:rPr>
          <w:rFonts w:hint="eastAsia"/>
          <w:color w:val="FF0000"/>
        </w:rPr>
        <w:t>浩</w:t>
      </w:r>
      <w:proofErr w:type="gramEnd"/>
      <w:r w:rsidRPr="00C7238F">
        <w:rPr>
          <w:rFonts w:hint="eastAsia"/>
          <w:color w:val="FF0000"/>
        </w:rPr>
        <w:t>通（电站运行）、</w:t>
      </w:r>
      <w:proofErr w:type="gramStart"/>
      <w:r w:rsidRPr="00C7238F">
        <w:rPr>
          <w:rFonts w:hint="eastAsia"/>
          <w:color w:val="FF0000"/>
        </w:rPr>
        <w:t>广汽</w:t>
      </w:r>
      <w:proofErr w:type="gramEnd"/>
      <w:r w:rsidRPr="00C7238F">
        <w:rPr>
          <w:rFonts w:hint="eastAsia"/>
          <w:color w:val="FF0000"/>
        </w:rPr>
        <w:t>/合美（S</w:t>
      </w:r>
      <w:r w:rsidRPr="00C7238F">
        <w:rPr>
          <w:color w:val="FF0000"/>
        </w:rPr>
        <w:t>OC/SOH</w:t>
      </w:r>
      <w:r w:rsidRPr="00C7238F">
        <w:rPr>
          <w:rFonts w:hint="eastAsia"/>
          <w:color w:val="FF0000"/>
        </w:rPr>
        <w:t>）等项目简介。</w:t>
      </w:r>
      <w:r w:rsidR="003B4C8E">
        <w:rPr>
          <w:rFonts w:hint="eastAsia"/>
          <w:color w:val="FF0000"/>
        </w:rPr>
        <w:t>补充主动均衡项目案例。</w:t>
      </w:r>
    </w:p>
    <w:bookmarkEnd w:id="0"/>
    <w:p w14:paraId="5FEB5C2D" w14:textId="3A5A0276" w:rsidR="004A4141" w:rsidRDefault="004A4141" w:rsidP="004A4141">
      <w:pPr>
        <w:rPr>
          <w:rFonts w:ascii="仿宋" w:eastAsia="仿宋" w:hAnsi="仿宋"/>
        </w:rPr>
      </w:pPr>
      <w:r>
        <w:rPr>
          <w:rFonts w:ascii="仿宋" w:eastAsia="仿宋" w:hAnsi="仿宋" w:hint="eastAsia"/>
        </w:rPr>
        <w:t>1、</w:t>
      </w:r>
      <w:r w:rsidR="00826666">
        <w:rPr>
          <w:rFonts w:ascii="仿宋" w:eastAsia="仿宋" w:hAnsi="仿宋" w:hint="eastAsia"/>
        </w:rPr>
        <w:t>电池健康系统</w:t>
      </w:r>
      <w:r w:rsidR="00C7238F">
        <w:rPr>
          <w:rFonts w:ascii="仿宋" w:eastAsia="仿宋" w:hAnsi="仿宋" w:hint="eastAsia"/>
        </w:rPr>
        <w:t>-</w:t>
      </w:r>
    </w:p>
    <w:p w14:paraId="534BA4B4" w14:textId="27C351D2" w:rsidR="00826666" w:rsidRDefault="00826666" w:rsidP="004A4141">
      <w:pPr>
        <w:rPr>
          <w:rFonts w:ascii="仿宋" w:eastAsia="仿宋" w:hAnsi="仿宋"/>
        </w:rPr>
      </w:pPr>
      <w:r w:rsidRPr="00126F46">
        <w:rPr>
          <w:rFonts w:ascii="Times New Roman" w:eastAsia="宋体" w:hAnsi="Times New Roman"/>
          <w:noProof/>
        </w:rPr>
        <w:drawing>
          <wp:inline distT="0" distB="0" distL="0" distR="0" wp14:anchorId="15C8A949" wp14:editId="4E132039">
            <wp:extent cx="5238750" cy="27241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38750" cy="2724150"/>
                    </a:xfrm>
                    <a:prstGeom prst="rect">
                      <a:avLst/>
                    </a:prstGeom>
                    <a:noFill/>
                    <a:ln>
                      <a:noFill/>
                    </a:ln>
                  </pic:spPr>
                </pic:pic>
              </a:graphicData>
            </a:graphic>
          </wp:inline>
        </w:drawing>
      </w:r>
    </w:p>
    <w:p w14:paraId="0B269CD1" w14:textId="1586FC9D" w:rsidR="00826666" w:rsidRDefault="00826666" w:rsidP="004A4141">
      <w:pPr>
        <w:rPr>
          <w:rFonts w:ascii="仿宋" w:eastAsia="仿宋" w:hAnsi="仿宋"/>
        </w:rPr>
      </w:pPr>
      <w:r w:rsidRPr="00126F46">
        <w:rPr>
          <w:rFonts w:ascii="Times New Roman" w:eastAsia="宋体" w:hAnsi="Times New Roman"/>
          <w:noProof/>
        </w:rPr>
        <w:lastRenderedPageBreak/>
        <w:drawing>
          <wp:inline distT="0" distB="0" distL="0" distR="0" wp14:anchorId="1568BDB1" wp14:editId="6E41E28D">
            <wp:extent cx="5267325" cy="261937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67325" cy="2619375"/>
                    </a:xfrm>
                    <a:prstGeom prst="rect">
                      <a:avLst/>
                    </a:prstGeom>
                    <a:noFill/>
                    <a:ln>
                      <a:noFill/>
                    </a:ln>
                  </pic:spPr>
                </pic:pic>
              </a:graphicData>
            </a:graphic>
          </wp:inline>
        </w:drawing>
      </w:r>
    </w:p>
    <w:p w14:paraId="7695C4C9" w14:textId="632D250D" w:rsidR="00826666" w:rsidRDefault="00826666" w:rsidP="004A4141">
      <w:pPr>
        <w:rPr>
          <w:rFonts w:ascii="仿宋" w:eastAsia="仿宋" w:hAnsi="仿宋"/>
        </w:rPr>
      </w:pPr>
      <w:r w:rsidRPr="00126F46">
        <w:rPr>
          <w:rFonts w:ascii="Times New Roman" w:eastAsia="宋体" w:hAnsi="Times New Roman"/>
          <w:noProof/>
        </w:rPr>
        <w:drawing>
          <wp:inline distT="0" distB="0" distL="0" distR="0" wp14:anchorId="55F33DA3" wp14:editId="6F906EDA">
            <wp:extent cx="5200650" cy="2009775"/>
            <wp:effectExtent l="0" t="0" r="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3"/>
                    <pic:cNvPicPr>
                      <a:picLocks noChangeAspect="1" noChangeArrowheads="1"/>
                    </pic:cNvPicPr>
                  </pic:nvPicPr>
                  <pic:blipFill>
                    <a:blip r:embed="rId28" cstate="print">
                      <a:extLst>
                        <a:ext uri="{28A0092B-C50C-407E-A947-70E740481C1C}">
                          <a14:useLocalDpi xmlns:a14="http://schemas.microsoft.com/office/drawing/2010/main" val="0"/>
                        </a:ext>
                      </a:extLst>
                    </a:blip>
                    <a:srcRect t="4518"/>
                    <a:stretch>
                      <a:fillRect/>
                    </a:stretch>
                  </pic:blipFill>
                  <pic:spPr bwMode="auto">
                    <a:xfrm>
                      <a:off x="0" y="0"/>
                      <a:ext cx="5200650" cy="2009775"/>
                    </a:xfrm>
                    <a:prstGeom prst="rect">
                      <a:avLst/>
                    </a:prstGeom>
                    <a:noFill/>
                    <a:ln>
                      <a:noFill/>
                    </a:ln>
                  </pic:spPr>
                </pic:pic>
              </a:graphicData>
            </a:graphic>
          </wp:inline>
        </w:drawing>
      </w:r>
    </w:p>
    <w:p w14:paraId="67116F68" w14:textId="70166BDE" w:rsidR="00826666" w:rsidRDefault="00826666" w:rsidP="004A4141">
      <w:pPr>
        <w:rPr>
          <w:rFonts w:ascii="仿宋" w:eastAsia="仿宋" w:hAnsi="仿宋"/>
        </w:rPr>
      </w:pPr>
      <w:r w:rsidRPr="00126F46">
        <w:rPr>
          <w:rFonts w:ascii="Times New Roman" w:eastAsia="宋体" w:hAnsi="Times New Roman"/>
          <w:noProof/>
        </w:rPr>
        <w:drawing>
          <wp:inline distT="0" distB="0" distL="0" distR="0" wp14:anchorId="273505E2" wp14:editId="382F67AC">
            <wp:extent cx="5257800" cy="250507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U143.png"/>
                    <pic:cNvPicPr>
                      <a:picLocks noChangeAspect="1" noChangeArrowheads="1"/>
                    </pic:cNvPicPr>
                  </pic:nvPicPr>
                  <pic:blipFill>
                    <a:blip r:embed="rId29">
                      <a:extLst>
                        <a:ext uri="{28A0092B-C50C-407E-A947-70E740481C1C}">
                          <a14:useLocalDpi xmlns:a14="http://schemas.microsoft.com/office/drawing/2010/main" val="0"/>
                        </a:ext>
                      </a:extLst>
                    </a:blip>
                    <a:srcRect l="19888" t="55785" b="4680"/>
                    <a:stretch>
                      <a:fillRect/>
                    </a:stretch>
                  </pic:blipFill>
                  <pic:spPr bwMode="auto">
                    <a:xfrm>
                      <a:off x="0" y="0"/>
                      <a:ext cx="5257800" cy="2505075"/>
                    </a:xfrm>
                    <a:prstGeom prst="rect">
                      <a:avLst/>
                    </a:prstGeom>
                    <a:noFill/>
                    <a:ln>
                      <a:noFill/>
                    </a:ln>
                  </pic:spPr>
                </pic:pic>
              </a:graphicData>
            </a:graphic>
          </wp:inline>
        </w:drawing>
      </w:r>
    </w:p>
    <w:p w14:paraId="4A46D084" w14:textId="77777777" w:rsidR="00826666" w:rsidRPr="004A4141" w:rsidRDefault="00826666" w:rsidP="004A4141">
      <w:pPr>
        <w:rPr>
          <w:rFonts w:ascii="仿宋" w:eastAsia="仿宋" w:hAnsi="仿宋"/>
        </w:rPr>
      </w:pPr>
    </w:p>
    <w:p w14:paraId="57019F49" w14:textId="4EE68A9E" w:rsidR="004A4141" w:rsidRDefault="004A4141" w:rsidP="004A4141">
      <w:pPr>
        <w:rPr>
          <w:rFonts w:ascii="仿宋" w:eastAsia="仿宋" w:hAnsi="仿宋"/>
        </w:rPr>
      </w:pPr>
      <w:r>
        <w:rPr>
          <w:rFonts w:ascii="仿宋" w:eastAsia="仿宋" w:hAnsi="仿宋" w:hint="eastAsia"/>
        </w:rPr>
        <w:t>2、</w:t>
      </w:r>
      <w:r w:rsidR="00826666">
        <w:rPr>
          <w:rFonts w:ascii="仿宋" w:eastAsia="仿宋" w:hAnsi="仿宋" w:hint="eastAsia"/>
        </w:rPr>
        <w:t>电站运行系统</w:t>
      </w:r>
    </w:p>
    <w:p w14:paraId="7D60ADA8" w14:textId="1B61A53F" w:rsidR="00826666" w:rsidRDefault="00826666" w:rsidP="004A4141">
      <w:pPr>
        <w:rPr>
          <w:rFonts w:ascii="仿宋" w:eastAsia="仿宋" w:hAnsi="仿宋"/>
        </w:rPr>
      </w:pPr>
      <w:r w:rsidRPr="00126F46">
        <w:rPr>
          <w:rFonts w:ascii="Times New Roman" w:eastAsia="宋体" w:hAnsi="Times New Roman" w:cs="Times New Roman"/>
          <w:noProof/>
        </w:rPr>
        <w:lastRenderedPageBreak/>
        <w:drawing>
          <wp:anchor distT="0" distB="0" distL="114300" distR="114300" simplePos="0" relativeHeight="251671552" behindDoc="0" locked="0" layoutInCell="1" allowOverlap="1" wp14:anchorId="6AC4B98E" wp14:editId="0C0D3297">
            <wp:simplePos x="0" y="0"/>
            <wp:positionH relativeFrom="column">
              <wp:posOffset>0</wp:posOffset>
            </wp:positionH>
            <wp:positionV relativeFrom="paragraph">
              <wp:posOffset>199390</wp:posOffset>
            </wp:positionV>
            <wp:extent cx="4800600" cy="2687955"/>
            <wp:effectExtent l="0" t="0" r="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00600" cy="26879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68DE65" w14:textId="30721F61" w:rsidR="00826666" w:rsidRDefault="00826666" w:rsidP="004A4141">
      <w:pPr>
        <w:rPr>
          <w:rFonts w:ascii="仿宋" w:eastAsia="仿宋" w:hAnsi="仿宋"/>
        </w:rPr>
      </w:pPr>
    </w:p>
    <w:p w14:paraId="53CE1CA8" w14:textId="715A7004" w:rsidR="00826666" w:rsidRDefault="00826666" w:rsidP="004A4141">
      <w:pPr>
        <w:rPr>
          <w:rFonts w:ascii="仿宋" w:eastAsia="仿宋" w:hAnsi="仿宋"/>
        </w:rPr>
      </w:pPr>
    </w:p>
    <w:p w14:paraId="35884D41" w14:textId="34AFBAC5" w:rsidR="000D10FC" w:rsidRDefault="000D10FC" w:rsidP="004A4141">
      <w:pPr>
        <w:rPr>
          <w:rFonts w:ascii="仿宋" w:eastAsia="仿宋" w:hAnsi="仿宋"/>
        </w:rPr>
      </w:pPr>
    </w:p>
    <w:p w14:paraId="549CE86A" w14:textId="228D03F9" w:rsidR="000D10FC" w:rsidRDefault="000D10FC" w:rsidP="004A4141">
      <w:pPr>
        <w:rPr>
          <w:rFonts w:ascii="仿宋" w:eastAsia="仿宋" w:hAnsi="仿宋"/>
        </w:rPr>
      </w:pPr>
    </w:p>
    <w:p w14:paraId="16DE3CA7" w14:textId="763F5797" w:rsidR="000D10FC" w:rsidRDefault="000D10FC" w:rsidP="004A4141">
      <w:pPr>
        <w:rPr>
          <w:rFonts w:ascii="仿宋" w:eastAsia="仿宋" w:hAnsi="仿宋"/>
        </w:rPr>
      </w:pPr>
      <w:r w:rsidRPr="00126F46">
        <w:rPr>
          <w:rFonts w:ascii="Times New Roman" w:eastAsia="宋体" w:hAnsi="Times New Roman" w:cs="Times New Roman"/>
          <w:noProof/>
        </w:rPr>
        <w:drawing>
          <wp:anchor distT="0" distB="0" distL="114300" distR="114300" simplePos="0" relativeHeight="251673600" behindDoc="0" locked="0" layoutInCell="1" allowOverlap="1" wp14:anchorId="77103BE8" wp14:editId="44D71D74">
            <wp:simplePos x="0" y="0"/>
            <wp:positionH relativeFrom="margin">
              <wp:posOffset>0</wp:posOffset>
            </wp:positionH>
            <wp:positionV relativeFrom="paragraph">
              <wp:posOffset>200025</wp:posOffset>
            </wp:positionV>
            <wp:extent cx="4943475" cy="2767330"/>
            <wp:effectExtent l="0" t="0" r="9525" b="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43475" cy="27673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314853" w14:textId="00B07584" w:rsidR="000D10FC" w:rsidRDefault="000D10FC" w:rsidP="004A4141">
      <w:pPr>
        <w:rPr>
          <w:rFonts w:ascii="仿宋" w:eastAsia="仿宋" w:hAnsi="仿宋"/>
        </w:rPr>
      </w:pPr>
    </w:p>
    <w:p w14:paraId="0C9908DF" w14:textId="2D33FFCB" w:rsidR="000D10FC" w:rsidRDefault="00C7238F" w:rsidP="004A4141">
      <w:pPr>
        <w:rPr>
          <w:rFonts w:ascii="仿宋" w:eastAsia="仿宋" w:hAnsi="仿宋"/>
        </w:rPr>
      </w:pPr>
      <w:r w:rsidRPr="00126F46">
        <w:rPr>
          <w:rFonts w:ascii="Times New Roman" w:eastAsia="宋体" w:hAnsi="Times New Roman" w:cs="Times New Roman"/>
          <w:noProof/>
        </w:rPr>
        <w:lastRenderedPageBreak/>
        <w:drawing>
          <wp:inline distT="0" distB="0" distL="0" distR="0" wp14:anchorId="11CD5044" wp14:editId="0C8CF8D4">
            <wp:extent cx="5257800" cy="223837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57800" cy="2238375"/>
                    </a:xfrm>
                    <a:prstGeom prst="rect">
                      <a:avLst/>
                    </a:prstGeom>
                    <a:noFill/>
                    <a:ln>
                      <a:noFill/>
                    </a:ln>
                  </pic:spPr>
                </pic:pic>
              </a:graphicData>
            </a:graphic>
          </wp:inline>
        </w:drawing>
      </w:r>
    </w:p>
    <w:p w14:paraId="3EE8CA51" w14:textId="03A6486A" w:rsidR="00C7238F" w:rsidRDefault="00C7238F" w:rsidP="004A4141">
      <w:pPr>
        <w:rPr>
          <w:rFonts w:ascii="仿宋" w:eastAsia="仿宋" w:hAnsi="仿宋"/>
        </w:rPr>
      </w:pPr>
      <w:r w:rsidRPr="00126F46">
        <w:rPr>
          <w:rFonts w:ascii="Times New Roman" w:eastAsia="宋体" w:hAnsi="Times New Roman" w:cs="Times New Roman"/>
          <w:noProof/>
        </w:rPr>
        <w:drawing>
          <wp:inline distT="0" distB="0" distL="0" distR="0" wp14:anchorId="1D34CCD2" wp14:editId="3F14A6C7">
            <wp:extent cx="5274310" cy="1635225"/>
            <wp:effectExtent l="0" t="0" r="2540" b="317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1635225"/>
                    </a:xfrm>
                    <a:prstGeom prst="rect">
                      <a:avLst/>
                    </a:prstGeom>
                    <a:noFill/>
                    <a:ln>
                      <a:noFill/>
                    </a:ln>
                  </pic:spPr>
                </pic:pic>
              </a:graphicData>
            </a:graphic>
          </wp:inline>
        </w:drawing>
      </w:r>
    </w:p>
    <w:p w14:paraId="2A0AAA98" w14:textId="77777777" w:rsidR="000D10FC" w:rsidRDefault="000D10FC" w:rsidP="004A4141">
      <w:pPr>
        <w:rPr>
          <w:rFonts w:ascii="仿宋" w:eastAsia="仿宋" w:hAnsi="仿宋"/>
        </w:rPr>
      </w:pPr>
    </w:p>
    <w:p w14:paraId="792A1011" w14:textId="5EB6F556" w:rsidR="006C4393" w:rsidRDefault="00F81452" w:rsidP="00504416">
      <w:pPr>
        <w:pStyle w:val="1"/>
      </w:pPr>
      <w:r>
        <w:rPr>
          <w:rFonts w:hint="eastAsia"/>
        </w:rPr>
        <w:t>五</w:t>
      </w:r>
      <w:r w:rsidR="0031726F">
        <w:rPr>
          <w:rFonts w:hint="eastAsia"/>
        </w:rPr>
        <w:t>、</w:t>
      </w:r>
      <w:r w:rsidR="006C4393">
        <w:rPr>
          <w:rFonts w:hint="eastAsia"/>
        </w:rPr>
        <w:t>结语与展望</w:t>
      </w:r>
    </w:p>
    <w:p w14:paraId="15470446" w14:textId="7C4D08B6" w:rsidR="009F5BC2" w:rsidRPr="009F5BC2" w:rsidRDefault="009F5BC2" w:rsidP="009F5BC2">
      <w:pPr>
        <w:widowControl/>
        <w:ind w:firstLine="420"/>
        <w:rPr>
          <w:rFonts w:ascii="仿宋" w:eastAsia="仿宋" w:hAnsi="仿宋"/>
        </w:rPr>
      </w:pPr>
      <w:r w:rsidRPr="009F5BC2">
        <w:rPr>
          <w:rFonts w:ascii="仿宋" w:eastAsia="仿宋" w:hAnsi="仿宋"/>
        </w:rPr>
        <w:t>安全是储能产业发展的生命线。主动安全技术的发展正推动</w:t>
      </w:r>
      <w:r w:rsidR="007408F3" w:rsidRPr="009F5BC2">
        <w:rPr>
          <w:rFonts w:ascii="仿宋" w:eastAsia="仿宋" w:hAnsi="仿宋"/>
        </w:rPr>
        <w:t>储能</w:t>
      </w:r>
      <w:r w:rsidRPr="009F5BC2">
        <w:rPr>
          <w:rFonts w:ascii="仿宋" w:eastAsia="仿宋" w:hAnsi="仿宋"/>
        </w:rPr>
        <w:t>行业从“被动防护”向“</w:t>
      </w:r>
      <w:r w:rsidRPr="009F5BC2">
        <w:rPr>
          <w:rFonts w:ascii="仿宋" w:eastAsia="仿宋" w:hAnsi="仿宋"/>
          <w:bCs/>
        </w:rPr>
        <w:t>主动预警、智能防御</w:t>
      </w:r>
      <w:r w:rsidRPr="009F5BC2">
        <w:rPr>
          <w:rFonts w:ascii="仿宋" w:eastAsia="仿宋" w:hAnsi="仿宋"/>
        </w:rPr>
        <w:t xml:space="preserve">”转变，成为构建新型电力系统的重要基石。 </w:t>
      </w:r>
    </w:p>
    <w:p w14:paraId="7895E209" w14:textId="57A2888A" w:rsidR="009F5BC2" w:rsidRPr="009F5BC2" w:rsidRDefault="009F5BC2" w:rsidP="009F5BC2">
      <w:pPr>
        <w:widowControl/>
        <w:ind w:firstLine="420"/>
        <w:rPr>
          <w:rFonts w:ascii="仿宋" w:eastAsia="仿宋" w:hAnsi="仿宋"/>
        </w:rPr>
      </w:pPr>
      <w:r w:rsidRPr="009F5BC2">
        <w:rPr>
          <w:rFonts w:ascii="仿宋" w:eastAsia="仿宋" w:hAnsi="仿宋"/>
        </w:rPr>
        <w:t>未来储能安全技术将呈现</w:t>
      </w:r>
      <w:r w:rsidRPr="009F5BC2">
        <w:rPr>
          <w:rFonts w:ascii="仿宋" w:eastAsia="仿宋" w:hAnsi="仿宋"/>
          <w:bCs/>
        </w:rPr>
        <w:t>深度融合</w:t>
      </w:r>
      <w:r w:rsidRPr="009F5BC2">
        <w:rPr>
          <w:rFonts w:ascii="仿宋" w:eastAsia="仿宋" w:hAnsi="仿宋"/>
        </w:rPr>
        <w:t>与</w:t>
      </w:r>
      <w:r w:rsidRPr="009F5BC2">
        <w:rPr>
          <w:rFonts w:ascii="仿宋" w:eastAsia="仿宋" w:hAnsi="仿宋"/>
          <w:bCs/>
        </w:rPr>
        <w:t>高度智能化</w:t>
      </w:r>
      <w:r w:rsidRPr="009F5BC2">
        <w:rPr>
          <w:rFonts w:ascii="仿宋" w:eastAsia="仿宋" w:hAnsi="仿宋"/>
        </w:rPr>
        <w:t>的特征。AI技术已从辅助工具演进为系统的“智能内核”，其与储能技术的结合将更加紧密。未来的储能系统将是具备</w:t>
      </w:r>
      <w:r w:rsidRPr="009F5BC2">
        <w:rPr>
          <w:rFonts w:ascii="仿宋" w:eastAsia="仿宋" w:hAnsi="仿宋"/>
          <w:bCs/>
        </w:rPr>
        <w:t>自感知、自诊断、自决策、自优化</w:t>
      </w:r>
      <w:r w:rsidRPr="009F5BC2">
        <w:rPr>
          <w:rFonts w:ascii="仿宋" w:eastAsia="仿宋" w:hAnsi="仿宋"/>
        </w:rPr>
        <w:t>能力的智能体。储能安全水平的提升需依靠全行业构建协同创新的生态系统</w:t>
      </w:r>
      <w:r w:rsidRPr="009F5BC2">
        <w:rPr>
          <w:rFonts w:ascii="仿宋" w:eastAsia="仿宋" w:hAnsi="仿宋" w:hint="eastAsia"/>
        </w:rPr>
        <w:t>，</w:t>
      </w:r>
      <w:r w:rsidRPr="009F5BC2">
        <w:rPr>
          <w:rFonts w:ascii="仿宋" w:eastAsia="仿宋" w:hAnsi="仿宋"/>
        </w:rPr>
        <w:t>这场深刻变革不仅依靠技术创新，也亟需标准、政策和商业模式的协同支撑。</w:t>
      </w:r>
    </w:p>
    <w:p w14:paraId="583EB81D" w14:textId="49E67BB2" w:rsidR="006C4393" w:rsidRPr="009F5BC2" w:rsidRDefault="006C4393" w:rsidP="004A4141">
      <w:pPr>
        <w:rPr>
          <w:rFonts w:ascii="仿宋" w:eastAsia="仿宋" w:hAnsi="仿宋"/>
        </w:rPr>
      </w:pPr>
    </w:p>
    <w:p w14:paraId="2A2427CB" w14:textId="3C74BA04" w:rsidR="00134F5C" w:rsidRDefault="00134F5C" w:rsidP="004A4141">
      <w:pPr>
        <w:rPr>
          <w:rFonts w:ascii="仿宋" w:eastAsia="仿宋" w:hAnsi="仿宋"/>
        </w:rPr>
      </w:pPr>
    </w:p>
    <w:p w14:paraId="6510EF7C" w14:textId="55C0658D" w:rsidR="00134F5C" w:rsidRDefault="00134F5C" w:rsidP="004A4141">
      <w:pPr>
        <w:rPr>
          <w:rFonts w:ascii="仿宋" w:eastAsia="仿宋" w:hAnsi="仿宋"/>
        </w:rPr>
      </w:pPr>
    </w:p>
    <w:p w14:paraId="5104B594" w14:textId="3CB6C30F" w:rsidR="00134F5C" w:rsidRDefault="00134F5C" w:rsidP="004A4141">
      <w:pPr>
        <w:rPr>
          <w:rFonts w:ascii="仿宋" w:eastAsia="仿宋" w:hAnsi="仿宋"/>
        </w:rPr>
      </w:pPr>
    </w:p>
    <w:p w14:paraId="6A0C2CAF" w14:textId="77777777" w:rsidR="000A2CB9" w:rsidRPr="00092134" w:rsidRDefault="000A2CB9" w:rsidP="00A21CDA">
      <w:pPr>
        <w:rPr>
          <w:rFonts w:ascii="仿宋" w:eastAsia="仿宋" w:hAnsi="仿宋"/>
        </w:rPr>
      </w:pPr>
    </w:p>
    <w:sectPr w:rsidR="000A2CB9" w:rsidRPr="000921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20FB9" w14:textId="77777777" w:rsidR="001C4717" w:rsidRDefault="001C4717" w:rsidP="002A2359">
      <w:r>
        <w:separator/>
      </w:r>
    </w:p>
  </w:endnote>
  <w:endnote w:type="continuationSeparator" w:id="0">
    <w:p w14:paraId="2D923496" w14:textId="77777777" w:rsidR="001C4717" w:rsidRDefault="001C4717" w:rsidP="002A2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MicrosoftYaHei">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E7796" w14:textId="77777777" w:rsidR="001C4717" w:rsidRDefault="001C4717" w:rsidP="002A2359">
      <w:r>
        <w:separator/>
      </w:r>
    </w:p>
  </w:footnote>
  <w:footnote w:type="continuationSeparator" w:id="0">
    <w:p w14:paraId="47DA8B0D" w14:textId="77777777" w:rsidR="001C4717" w:rsidRDefault="001C4717" w:rsidP="002A23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9274DB22"/>
    <w:lvl w:ilvl="0">
      <w:numFmt w:val="bullet"/>
      <w:lvlText w:val="*"/>
      <w:lvlJc w:val="left"/>
    </w:lvl>
  </w:abstractNum>
  <w:abstractNum w:abstractNumId="1" w15:restartNumberingAfterBreak="0">
    <w:nsid w:val="00000001"/>
    <w:multiLevelType w:val="hybridMultilevel"/>
    <w:tmpl w:val="00000001"/>
    <w:lvl w:ilvl="0" w:tplc="00000005">
      <w:start w:val="1"/>
      <w:numFmt w:val="bullet"/>
      <w:lvlText w:val="·"/>
      <w:lvlJc w:val="left"/>
      <w:pPr>
        <w:tabs>
          <w:tab w:val="num" w:pos="720"/>
        </w:tabs>
        <w:ind w:left="720" w:hanging="360"/>
      </w:pPr>
    </w:lvl>
    <w:lvl w:ilvl="1" w:tplc="00000006">
      <w:start w:val="1"/>
      <w:numFmt w:val="bullet"/>
      <w:lvlText w:val="·"/>
      <w:lvlJc w:val="left"/>
      <w:pPr>
        <w:tabs>
          <w:tab w:val="num" w:pos="1440"/>
        </w:tabs>
        <w:ind w:left="1440" w:hanging="360"/>
      </w:pPr>
    </w:lvl>
    <w:lvl w:ilvl="2" w:tplc="00000007">
      <w:start w:val="1"/>
      <w:numFmt w:val="decimal"/>
      <w:lvlText w:val="%3."/>
      <w:lvlJc w:val="left"/>
      <w:pPr>
        <w:tabs>
          <w:tab w:val="num" w:pos="2160"/>
        </w:tabs>
        <w:ind w:left="2160" w:hanging="360"/>
      </w:pPr>
    </w:lvl>
    <w:lvl w:ilvl="3" w:tplc="00000008">
      <w:start w:val="1"/>
      <w:numFmt w:val="decimal"/>
      <w:lvlText w:val="%4."/>
      <w:lvlJc w:val="left"/>
      <w:pPr>
        <w:tabs>
          <w:tab w:val="num" w:pos="2880"/>
        </w:tabs>
        <w:ind w:left="2880" w:hanging="360"/>
      </w:pPr>
    </w:lvl>
    <w:lvl w:ilvl="4" w:tplc="00000009">
      <w:start w:val="1"/>
      <w:numFmt w:val="decimal"/>
      <w:lvlText w:val="%5."/>
      <w:lvlJc w:val="left"/>
      <w:pPr>
        <w:tabs>
          <w:tab w:val="num" w:pos="3600"/>
        </w:tabs>
        <w:ind w:left="3600" w:hanging="360"/>
      </w:pPr>
    </w:lvl>
    <w:lvl w:ilvl="5" w:tplc="0000000A">
      <w:start w:val="1"/>
      <w:numFmt w:val="decimal"/>
      <w:lvlText w:val="%6."/>
      <w:lvlJc w:val="left"/>
      <w:pPr>
        <w:tabs>
          <w:tab w:val="num" w:pos="4320"/>
        </w:tabs>
        <w:ind w:left="4320" w:hanging="360"/>
      </w:pPr>
    </w:lvl>
    <w:lvl w:ilvl="6" w:tplc="0000000B">
      <w:start w:val="1"/>
      <w:numFmt w:val="decimal"/>
      <w:lvlText w:val="%7."/>
      <w:lvlJc w:val="left"/>
      <w:pPr>
        <w:tabs>
          <w:tab w:val="num" w:pos="5040"/>
        </w:tabs>
        <w:ind w:left="5040" w:hanging="360"/>
      </w:pPr>
    </w:lvl>
    <w:lvl w:ilvl="7" w:tplc="0000000C">
      <w:start w:val="1"/>
      <w:numFmt w:val="decimal"/>
      <w:lvlText w:val="%8."/>
      <w:lvlJc w:val="left"/>
      <w:pPr>
        <w:tabs>
          <w:tab w:val="num" w:pos="5760"/>
        </w:tabs>
        <w:ind w:left="5760" w:hanging="360"/>
      </w:pPr>
    </w:lvl>
    <w:lvl w:ilvl="8" w:tplc="0000000D">
      <w:start w:val="1"/>
      <w:numFmt w:val="decimal"/>
      <w:lvlText w:val="%9."/>
      <w:lvlJc w:val="left"/>
      <w:pPr>
        <w:tabs>
          <w:tab w:val="num" w:pos="6480"/>
        </w:tabs>
        <w:ind w:left="6480" w:hanging="360"/>
      </w:pPr>
    </w:lvl>
  </w:abstractNum>
  <w:abstractNum w:abstractNumId="2" w15:restartNumberingAfterBreak="0">
    <w:nsid w:val="00000002"/>
    <w:multiLevelType w:val="hybridMultilevel"/>
    <w:tmpl w:val="00000002"/>
    <w:lvl w:ilvl="0" w:tplc="0000000E">
      <w:start w:val="1"/>
      <w:numFmt w:val="decimal"/>
      <w:lvlText w:val="%1."/>
      <w:lvlJc w:val="left"/>
      <w:pPr>
        <w:tabs>
          <w:tab w:val="num" w:pos="720"/>
        </w:tabs>
        <w:ind w:left="720" w:hanging="360"/>
      </w:pPr>
    </w:lvl>
    <w:lvl w:ilvl="1" w:tplc="0000000F">
      <w:start w:val="1"/>
      <w:numFmt w:val="decimal"/>
      <w:lvlText w:val="%2."/>
      <w:lvlJc w:val="left"/>
      <w:pPr>
        <w:tabs>
          <w:tab w:val="num" w:pos="1440"/>
        </w:tabs>
        <w:ind w:left="1440" w:hanging="360"/>
      </w:pPr>
    </w:lvl>
    <w:lvl w:ilvl="2" w:tplc="00000010">
      <w:start w:val="1"/>
      <w:numFmt w:val="decimal"/>
      <w:lvlText w:val="%3."/>
      <w:lvlJc w:val="left"/>
      <w:pPr>
        <w:tabs>
          <w:tab w:val="num" w:pos="2160"/>
        </w:tabs>
        <w:ind w:left="2160" w:hanging="360"/>
      </w:pPr>
    </w:lvl>
    <w:lvl w:ilvl="3" w:tplc="00000011">
      <w:start w:val="1"/>
      <w:numFmt w:val="decimal"/>
      <w:lvlText w:val="%4."/>
      <w:lvlJc w:val="left"/>
      <w:pPr>
        <w:tabs>
          <w:tab w:val="num" w:pos="2880"/>
        </w:tabs>
        <w:ind w:left="2880" w:hanging="360"/>
      </w:pPr>
    </w:lvl>
    <w:lvl w:ilvl="4" w:tplc="00000012">
      <w:start w:val="1"/>
      <w:numFmt w:val="decimal"/>
      <w:lvlText w:val="%5."/>
      <w:lvlJc w:val="left"/>
      <w:pPr>
        <w:tabs>
          <w:tab w:val="num" w:pos="3600"/>
        </w:tabs>
        <w:ind w:left="3600" w:hanging="360"/>
      </w:pPr>
    </w:lvl>
    <w:lvl w:ilvl="5" w:tplc="00000013">
      <w:start w:val="1"/>
      <w:numFmt w:val="decimal"/>
      <w:lvlText w:val="%6."/>
      <w:lvlJc w:val="left"/>
      <w:pPr>
        <w:tabs>
          <w:tab w:val="num" w:pos="4320"/>
        </w:tabs>
        <w:ind w:left="4320" w:hanging="360"/>
      </w:pPr>
    </w:lvl>
    <w:lvl w:ilvl="6" w:tplc="00000014">
      <w:start w:val="1"/>
      <w:numFmt w:val="decimal"/>
      <w:lvlText w:val="%7."/>
      <w:lvlJc w:val="left"/>
      <w:pPr>
        <w:tabs>
          <w:tab w:val="num" w:pos="5040"/>
        </w:tabs>
        <w:ind w:left="5040" w:hanging="360"/>
      </w:pPr>
    </w:lvl>
    <w:lvl w:ilvl="7" w:tplc="00000015">
      <w:start w:val="1"/>
      <w:numFmt w:val="decimal"/>
      <w:lvlText w:val="%8."/>
      <w:lvlJc w:val="left"/>
      <w:pPr>
        <w:tabs>
          <w:tab w:val="num" w:pos="5760"/>
        </w:tabs>
        <w:ind w:left="5760" w:hanging="360"/>
      </w:pPr>
    </w:lvl>
    <w:lvl w:ilvl="8" w:tplc="00000016">
      <w:start w:val="1"/>
      <w:numFmt w:val="decimal"/>
      <w:lvlText w:val="%9."/>
      <w:lvlJc w:val="left"/>
      <w:pPr>
        <w:tabs>
          <w:tab w:val="num" w:pos="6480"/>
        </w:tabs>
        <w:ind w:left="6480" w:hanging="360"/>
      </w:pPr>
    </w:lvl>
  </w:abstractNum>
  <w:abstractNum w:abstractNumId="3" w15:restartNumberingAfterBreak="0">
    <w:nsid w:val="03E507E7"/>
    <w:multiLevelType w:val="singleLevel"/>
    <w:tmpl w:val="CD3288BC"/>
    <w:lvl w:ilvl="0">
      <w:start w:val="1"/>
      <w:numFmt w:val="decimal"/>
      <w:lvlText w:val="%1."/>
      <w:legacy w:legacy="1" w:legacySpace="0" w:legacyIndent="0"/>
      <w:lvlJc w:val="left"/>
      <w:rPr>
        <w:rFonts w:ascii="宋体" w:eastAsia="宋体" w:hAnsi="宋体" w:hint="eastAsia"/>
      </w:rPr>
    </w:lvl>
  </w:abstractNum>
  <w:abstractNum w:abstractNumId="4" w15:restartNumberingAfterBreak="0">
    <w:nsid w:val="0D4B2079"/>
    <w:multiLevelType w:val="multilevel"/>
    <w:tmpl w:val="ED26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91AA2"/>
    <w:multiLevelType w:val="multilevel"/>
    <w:tmpl w:val="CA722DC2"/>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6" w15:restartNumberingAfterBreak="0">
    <w:nsid w:val="1D9B6B98"/>
    <w:multiLevelType w:val="hybridMultilevel"/>
    <w:tmpl w:val="7E5E7756"/>
    <w:lvl w:ilvl="0" w:tplc="629A19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1D239DA"/>
    <w:multiLevelType w:val="hybridMultilevel"/>
    <w:tmpl w:val="9B580B92"/>
    <w:lvl w:ilvl="0" w:tplc="0409000B">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DF8376A"/>
    <w:multiLevelType w:val="hybridMultilevel"/>
    <w:tmpl w:val="E6282A14"/>
    <w:lvl w:ilvl="0" w:tplc="D5000292">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5FF00B5"/>
    <w:multiLevelType w:val="multilevel"/>
    <w:tmpl w:val="B8CA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A165C"/>
    <w:multiLevelType w:val="multilevel"/>
    <w:tmpl w:val="0026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C8446C"/>
    <w:multiLevelType w:val="hybridMultilevel"/>
    <w:tmpl w:val="6756BD50"/>
    <w:lvl w:ilvl="0" w:tplc="4F90BB7A">
      <w:start w:val="1"/>
      <w:numFmt w:val="bullet"/>
      <w:lvlText w:val="•"/>
      <w:lvlJc w:val="left"/>
      <w:pPr>
        <w:tabs>
          <w:tab w:val="num" w:pos="720"/>
        </w:tabs>
        <w:ind w:left="720" w:hanging="360"/>
      </w:pPr>
      <w:rPr>
        <w:rFonts w:ascii="Arial" w:hAnsi="Arial" w:hint="default"/>
      </w:rPr>
    </w:lvl>
    <w:lvl w:ilvl="1" w:tplc="B39AAF32" w:tentative="1">
      <w:start w:val="1"/>
      <w:numFmt w:val="bullet"/>
      <w:lvlText w:val="•"/>
      <w:lvlJc w:val="left"/>
      <w:pPr>
        <w:tabs>
          <w:tab w:val="num" w:pos="1440"/>
        </w:tabs>
        <w:ind w:left="1440" w:hanging="360"/>
      </w:pPr>
      <w:rPr>
        <w:rFonts w:ascii="Arial" w:hAnsi="Arial" w:hint="default"/>
      </w:rPr>
    </w:lvl>
    <w:lvl w:ilvl="2" w:tplc="94481D4E" w:tentative="1">
      <w:start w:val="1"/>
      <w:numFmt w:val="bullet"/>
      <w:lvlText w:val="•"/>
      <w:lvlJc w:val="left"/>
      <w:pPr>
        <w:tabs>
          <w:tab w:val="num" w:pos="2160"/>
        </w:tabs>
        <w:ind w:left="2160" w:hanging="360"/>
      </w:pPr>
      <w:rPr>
        <w:rFonts w:ascii="Arial" w:hAnsi="Arial" w:hint="default"/>
      </w:rPr>
    </w:lvl>
    <w:lvl w:ilvl="3" w:tplc="9F388ECC" w:tentative="1">
      <w:start w:val="1"/>
      <w:numFmt w:val="bullet"/>
      <w:lvlText w:val="•"/>
      <w:lvlJc w:val="left"/>
      <w:pPr>
        <w:tabs>
          <w:tab w:val="num" w:pos="2880"/>
        </w:tabs>
        <w:ind w:left="2880" w:hanging="360"/>
      </w:pPr>
      <w:rPr>
        <w:rFonts w:ascii="Arial" w:hAnsi="Arial" w:hint="default"/>
      </w:rPr>
    </w:lvl>
    <w:lvl w:ilvl="4" w:tplc="A656E438" w:tentative="1">
      <w:start w:val="1"/>
      <w:numFmt w:val="bullet"/>
      <w:lvlText w:val="•"/>
      <w:lvlJc w:val="left"/>
      <w:pPr>
        <w:tabs>
          <w:tab w:val="num" w:pos="3600"/>
        </w:tabs>
        <w:ind w:left="3600" w:hanging="360"/>
      </w:pPr>
      <w:rPr>
        <w:rFonts w:ascii="Arial" w:hAnsi="Arial" w:hint="default"/>
      </w:rPr>
    </w:lvl>
    <w:lvl w:ilvl="5" w:tplc="F7C03A6A" w:tentative="1">
      <w:start w:val="1"/>
      <w:numFmt w:val="bullet"/>
      <w:lvlText w:val="•"/>
      <w:lvlJc w:val="left"/>
      <w:pPr>
        <w:tabs>
          <w:tab w:val="num" w:pos="4320"/>
        </w:tabs>
        <w:ind w:left="4320" w:hanging="360"/>
      </w:pPr>
      <w:rPr>
        <w:rFonts w:ascii="Arial" w:hAnsi="Arial" w:hint="default"/>
      </w:rPr>
    </w:lvl>
    <w:lvl w:ilvl="6" w:tplc="4A26218E" w:tentative="1">
      <w:start w:val="1"/>
      <w:numFmt w:val="bullet"/>
      <w:lvlText w:val="•"/>
      <w:lvlJc w:val="left"/>
      <w:pPr>
        <w:tabs>
          <w:tab w:val="num" w:pos="5040"/>
        </w:tabs>
        <w:ind w:left="5040" w:hanging="360"/>
      </w:pPr>
      <w:rPr>
        <w:rFonts w:ascii="Arial" w:hAnsi="Arial" w:hint="default"/>
      </w:rPr>
    </w:lvl>
    <w:lvl w:ilvl="7" w:tplc="918C4052" w:tentative="1">
      <w:start w:val="1"/>
      <w:numFmt w:val="bullet"/>
      <w:lvlText w:val="•"/>
      <w:lvlJc w:val="left"/>
      <w:pPr>
        <w:tabs>
          <w:tab w:val="num" w:pos="5760"/>
        </w:tabs>
        <w:ind w:left="5760" w:hanging="360"/>
      </w:pPr>
      <w:rPr>
        <w:rFonts w:ascii="Arial" w:hAnsi="Arial" w:hint="default"/>
      </w:rPr>
    </w:lvl>
    <w:lvl w:ilvl="8" w:tplc="DDA488A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5412B89"/>
    <w:multiLevelType w:val="multilevel"/>
    <w:tmpl w:val="B782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C07D67"/>
    <w:multiLevelType w:val="multilevel"/>
    <w:tmpl w:val="3380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77E70"/>
    <w:multiLevelType w:val="multilevel"/>
    <w:tmpl w:val="D07E0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CC5238"/>
    <w:multiLevelType w:val="hybridMultilevel"/>
    <w:tmpl w:val="00D67108"/>
    <w:lvl w:ilvl="0" w:tplc="C3BA56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7555273"/>
    <w:multiLevelType w:val="hybridMultilevel"/>
    <w:tmpl w:val="11CC4006"/>
    <w:lvl w:ilvl="0" w:tplc="1D385FE4">
      <w:start w:val="1"/>
      <w:numFmt w:val="japaneseCounting"/>
      <w:lvlText w:val="第%1章"/>
      <w:lvlJc w:val="left"/>
      <w:pPr>
        <w:ind w:left="735" w:hanging="7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EBB1526"/>
    <w:multiLevelType w:val="hybridMultilevel"/>
    <w:tmpl w:val="4EF8108A"/>
    <w:lvl w:ilvl="0" w:tplc="63A8804C">
      <w:start w:val="5"/>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6"/>
  </w:num>
  <w:num w:numId="2">
    <w:abstractNumId w:val="11"/>
  </w:num>
  <w:num w:numId="3">
    <w:abstractNumId w:val="1"/>
  </w:num>
  <w:num w:numId="4">
    <w:abstractNumId w:val="2"/>
  </w:num>
  <w:num w:numId="5">
    <w:abstractNumId w:val="0"/>
    <w:lvlOverride w:ilvl="0">
      <w:lvl w:ilvl="0">
        <w:start w:val="1"/>
        <w:numFmt w:val="bullet"/>
        <w:lvlText w:val="·"/>
        <w:legacy w:legacy="1" w:legacySpace="0" w:legacyIndent="0"/>
        <w:lvlJc w:val="left"/>
        <w:rPr>
          <w:rFonts w:ascii="宋体" w:eastAsia="宋体" w:hAnsi="宋体" w:hint="eastAsia"/>
        </w:rPr>
      </w:lvl>
    </w:lvlOverride>
  </w:num>
  <w:num w:numId="6">
    <w:abstractNumId w:val="3"/>
  </w:num>
  <w:num w:numId="7">
    <w:abstractNumId w:val="14"/>
  </w:num>
  <w:num w:numId="8">
    <w:abstractNumId w:val="7"/>
  </w:num>
  <w:num w:numId="9">
    <w:abstractNumId w:val="6"/>
  </w:num>
  <w:num w:numId="10">
    <w:abstractNumId w:val="17"/>
  </w:num>
  <w:num w:numId="11">
    <w:abstractNumId w:val="15"/>
  </w:num>
  <w:num w:numId="12">
    <w:abstractNumId w:val="8"/>
  </w:num>
  <w:num w:numId="13">
    <w:abstractNumId w:val="5"/>
  </w:num>
  <w:num w:numId="14">
    <w:abstractNumId w:val="4"/>
  </w:num>
  <w:num w:numId="15">
    <w:abstractNumId w:val="13"/>
  </w:num>
  <w:num w:numId="16">
    <w:abstractNumId w:val="10"/>
  </w:num>
  <w:num w:numId="17">
    <w:abstractNumId w:val="12"/>
  </w:num>
  <w:num w:numId="1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DEA">
    <w15:presenceInfo w15:providerId="None" w15:userId="MID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75B"/>
    <w:rsid w:val="0000400A"/>
    <w:rsid w:val="00090460"/>
    <w:rsid w:val="00092134"/>
    <w:rsid w:val="000946D1"/>
    <w:rsid w:val="000A26A2"/>
    <w:rsid w:val="000A2CB9"/>
    <w:rsid w:val="000A6F05"/>
    <w:rsid w:val="000B0DDF"/>
    <w:rsid w:val="000C223B"/>
    <w:rsid w:val="000C26BF"/>
    <w:rsid w:val="000C304E"/>
    <w:rsid w:val="000D10FC"/>
    <w:rsid w:val="000D6E84"/>
    <w:rsid w:val="000F2076"/>
    <w:rsid w:val="000F3ABF"/>
    <w:rsid w:val="000F6813"/>
    <w:rsid w:val="00114A0E"/>
    <w:rsid w:val="001152EB"/>
    <w:rsid w:val="0012107B"/>
    <w:rsid w:val="00134F5C"/>
    <w:rsid w:val="001410DF"/>
    <w:rsid w:val="00144FE2"/>
    <w:rsid w:val="00152625"/>
    <w:rsid w:val="00192315"/>
    <w:rsid w:val="00193101"/>
    <w:rsid w:val="001A6C6C"/>
    <w:rsid w:val="001B4111"/>
    <w:rsid w:val="001B772E"/>
    <w:rsid w:val="001C4717"/>
    <w:rsid w:val="001C5970"/>
    <w:rsid w:val="001E3EF7"/>
    <w:rsid w:val="001E446A"/>
    <w:rsid w:val="001F448A"/>
    <w:rsid w:val="001F4CE7"/>
    <w:rsid w:val="001F6275"/>
    <w:rsid w:val="002469C8"/>
    <w:rsid w:val="00247D6E"/>
    <w:rsid w:val="00253057"/>
    <w:rsid w:val="00253A7C"/>
    <w:rsid w:val="00257FF7"/>
    <w:rsid w:val="00261258"/>
    <w:rsid w:val="00263C47"/>
    <w:rsid w:val="00266595"/>
    <w:rsid w:val="002A2359"/>
    <w:rsid w:val="002A4ABB"/>
    <w:rsid w:val="002B1BD8"/>
    <w:rsid w:val="002B2AD2"/>
    <w:rsid w:val="002B3B88"/>
    <w:rsid w:val="002E0AB9"/>
    <w:rsid w:val="002F4931"/>
    <w:rsid w:val="00300DF1"/>
    <w:rsid w:val="003016AA"/>
    <w:rsid w:val="00304673"/>
    <w:rsid w:val="00305BA4"/>
    <w:rsid w:val="00312ADB"/>
    <w:rsid w:val="0031726F"/>
    <w:rsid w:val="00336879"/>
    <w:rsid w:val="003549FF"/>
    <w:rsid w:val="00357767"/>
    <w:rsid w:val="00377F8A"/>
    <w:rsid w:val="003B4C8E"/>
    <w:rsid w:val="003D7A9E"/>
    <w:rsid w:val="00411A37"/>
    <w:rsid w:val="00411CD9"/>
    <w:rsid w:val="00411D83"/>
    <w:rsid w:val="004223C1"/>
    <w:rsid w:val="00422AE0"/>
    <w:rsid w:val="004314FE"/>
    <w:rsid w:val="00431B09"/>
    <w:rsid w:val="00445D25"/>
    <w:rsid w:val="00450F1B"/>
    <w:rsid w:val="00486634"/>
    <w:rsid w:val="004A1CC4"/>
    <w:rsid w:val="004A360F"/>
    <w:rsid w:val="004A4141"/>
    <w:rsid w:val="004B3977"/>
    <w:rsid w:val="004B4B40"/>
    <w:rsid w:val="004B54A4"/>
    <w:rsid w:val="004C07D8"/>
    <w:rsid w:val="004D11B6"/>
    <w:rsid w:val="004E1553"/>
    <w:rsid w:val="004F1A44"/>
    <w:rsid w:val="004F575E"/>
    <w:rsid w:val="00504416"/>
    <w:rsid w:val="0052054A"/>
    <w:rsid w:val="00532617"/>
    <w:rsid w:val="005375A0"/>
    <w:rsid w:val="005424EC"/>
    <w:rsid w:val="00543E3F"/>
    <w:rsid w:val="00561011"/>
    <w:rsid w:val="005706C0"/>
    <w:rsid w:val="00581A06"/>
    <w:rsid w:val="005919EF"/>
    <w:rsid w:val="005A08D5"/>
    <w:rsid w:val="005A7C99"/>
    <w:rsid w:val="005B16A7"/>
    <w:rsid w:val="005C0729"/>
    <w:rsid w:val="005C3863"/>
    <w:rsid w:val="005C683B"/>
    <w:rsid w:val="005F3946"/>
    <w:rsid w:val="006020C1"/>
    <w:rsid w:val="0060664E"/>
    <w:rsid w:val="006169A6"/>
    <w:rsid w:val="0062043C"/>
    <w:rsid w:val="0064188B"/>
    <w:rsid w:val="006425A9"/>
    <w:rsid w:val="00644849"/>
    <w:rsid w:val="00645136"/>
    <w:rsid w:val="006544FD"/>
    <w:rsid w:val="00657331"/>
    <w:rsid w:val="00657DCC"/>
    <w:rsid w:val="006634BF"/>
    <w:rsid w:val="00667D08"/>
    <w:rsid w:val="00671408"/>
    <w:rsid w:val="00674313"/>
    <w:rsid w:val="00691AC3"/>
    <w:rsid w:val="0069308D"/>
    <w:rsid w:val="006955E8"/>
    <w:rsid w:val="00697CAA"/>
    <w:rsid w:val="006B0A31"/>
    <w:rsid w:val="006B1621"/>
    <w:rsid w:val="006C4393"/>
    <w:rsid w:val="006D1671"/>
    <w:rsid w:val="006D7468"/>
    <w:rsid w:val="006E5C9A"/>
    <w:rsid w:val="006F1848"/>
    <w:rsid w:val="007171C0"/>
    <w:rsid w:val="007177F8"/>
    <w:rsid w:val="00724E3B"/>
    <w:rsid w:val="0073795A"/>
    <w:rsid w:val="007408F3"/>
    <w:rsid w:val="00741BED"/>
    <w:rsid w:val="00741EE4"/>
    <w:rsid w:val="007522B0"/>
    <w:rsid w:val="00755F4D"/>
    <w:rsid w:val="007618A9"/>
    <w:rsid w:val="00771945"/>
    <w:rsid w:val="00773B74"/>
    <w:rsid w:val="00774134"/>
    <w:rsid w:val="007838FC"/>
    <w:rsid w:val="007864C9"/>
    <w:rsid w:val="00792030"/>
    <w:rsid w:val="007979CF"/>
    <w:rsid w:val="007A6613"/>
    <w:rsid w:val="007A7C91"/>
    <w:rsid w:val="007E3DE1"/>
    <w:rsid w:val="007F4FD6"/>
    <w:rsid w:val="0081190F"/>
    <w:rsid w:val="00821688"/>
    <w:rsid w:val="00826666"/>
    <w:rsid w:val="00832122"/>
    <w:rsid w:val="00833EB3"/>
    <w:rsid w:val="00846E6A"/>
    <w:rsid w:val="00867576"/>
    <w:rsid w:val="008732F2"/>
    <w:rsid w:val="0088684F"/>
    <w:rsid w:val="00890A0C"/>
    <w:rsid w:val="008D7606"/>
    <w:rsid w:val="008E2767"/>
    <w:rsid w:val="00914171"/>
    <w:rsid w:val="00922661"/>
    <w:rsid w:val="00934594"/>
    <w:rsid w:val="00975D6D"/>
    <w:rsid w:val="00983C24"/>
    <w:rsid w:val="00984A8F"/>
    <w:rsid w:val="009D3FC8"/>
    <w:rsid w:val="009E470E"/>
    <w:rsid w:val="009F5BC2"/>
    <w:rsid w:val="00A018DF"/>
    <w:rsid w:val="00A02B19"/>
    <w:rsid w:val="00A053C8"/>
    <w:rsid w:val="00A0735B"/>
    <w:rsid w:val="00A1015E"/>
    <w:rsid w:val="00A21CDA"/>
    <w:rsid w:val="00A52120"/>
    <w:rsid w:val="00A525B7"/>
    <w:rsid w:val="00A54C84"/>
    <w:rsid w:val="00A636B2"/>
    <w:rsid w:val="00A71314"/>
    <w:rsid w:val="00A72BD2"/>
    <w:rsid w:val="00A82F13"/>
    <w:rsid w:val="00AA012A"/>
    <w:rsid w:val="00AA5010"/>
    <w:rsid w:val="00AB1E91"/>
    <w:rsid w:val="00AB650C"/>
    <w:rsid w:val="00AB776C"/>
    <w:rsid w:val="00AC6366"/>
    <w:rsid w:val="00AD44D6"/>
    <w:rsid w:val="00AD544A"/>
    <w:rsid w:val="00AE1336"/>
    <w:rsid w:val="00AE27A6"/>
    <w:rsid w:val="00B2450A"/>
    <w:rsid w:val="00B51815"/>
    <w:rsid w:val="00B51E72"/>
    <w:rsid w:val="00B540EE"/>
    <w:rsid w:val="00B54ADA"/>
    <w:rsid w:val="00B7088E"/>
    <w:rsid w:val="00B72841"/>
    <w:rsid w:val="00B7651A"/>
    <w:rsid w:val="00B779D6"/>
    <w:rsid w:val="00BA100E"/>
    <w:rsid w:val="00BB4F8D"/>
    <w:rsid w:val="00C125FD"/>
    <w:rsid w:val="00C22E96"/>
    <w:rsid w:val="00C31977"/>
    <w:rsid w:val="00C3248D"/>
    <w:rsid w:val="00C3653A"/>
    <w:rsid w:val="00C462D5"/>
    <w:rsid w:val="00C71ABF"/>
    <w:rsid w:val="00C7238F"/>
    <w:rsid w:val="00C7709C"/>
    <w:rsid w:val="00C879A0"/>
    <w:rsid w:val="00C96B1E"/>
    <w:rsid w:val="00C97DFD"/>
    <w:rsid w:val="00CE7481"/>
    <w:rsid w:val="00D00E22"/>
    <w:rsid w:val="00D037DA"/>
    <w:rsid w:val="00D169E2"/>
    <w:rsid w:val="00D25128"/>
    <w:rsid w:val="00D431B5"/>
    <w:rsid w:val="00D6261F"/>
    <w:rsid w:val="00D6343B"/>
    <w:rsid w:val="00D64965"/>
    <w:rsid w:val="00D736FC"/>
    <w:rsid w:val="00D738E2"/>
    <w:rsid w:val="00D74C97"/>
    <w:rsid w:val="00D77CC1"/>
    <w:rsid w:val="00D8794B"/>
    <w:rsid w:val="00D910D5"/>
    <w:rsid w:val="00D95150"/>
    <w:rsid w:val="00D96B39"/>
    <w:rsid w:val="00DA3837"/>
    <w:rsid w:val="00DA6557"/>
    <w:rsid w:val="00DC3F6E"/>
    <w:rsid w:val="00DE609A"/>
    <w:rsid w:val="00E35CE9"/>
    <w:rsid w:val="00E4595B"/>
    <w:rsid w:val="00E50E13"/>
    <w:rsid w:val="00E628D5"/>
    <w:rsid w:val="00E72C51"/>
    <w:rsid w:val="00E73B83"/>
    <w:rsid w:val="00E80524"/>
    <w:rsid w:val="00E83AC0"/>
    <w:rsid w:val="00E87C42"/>
    <w:rsid w:val="00E94B2D"/>
    <w:rsid w:val="00E94C8E"/>
    <w:rsid w:val="00E95F14"/>
    <w:rsid w:val="00ED050A"/>
    <w:rsid w:val="00ED72A9"/>
    <w:rsid w:val="00EE37A1"/>
    <w:rsid w:val="00EF3DEA"/>
    <w:rsid w:val="00EF6778"/>
    <w:rsid w:val="00F0284B"/>
    <w:rsid w:val="00F13032"/>
    <w:rsid w:val="00F204AF"/>
    <w:rsid w:val="00F355EB"/>
    <w:rsid w:val="00F40FBC"/>
    <w:rsid w:val="00F428C0"/>
    <w:rsid w:val="00F66FD9"/>
    <w:rsid w:val="00F81452"/>
    <w:rsid w:val="00F8375B"/>
    <w:rsid w:val="00FE59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50C5AC"/>
  <w15:chartTrackingRefBased/>
  <w15:docId w15:val="{322AAAA3-E1C7-468E-9ACD-4F24B1B65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E27A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E27A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AE27A6"/>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AB1E9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E27A6"/>
    <w:pPr>
      <w:ind w:firstLineChars="200" w:firstLine="420"/>
    </w:pPr>
  </w:style>
  <w:style w:type="character" w:customStyle="1" w:styleId="10">
    <w:name w:val="标题 1 字符"/>
    <w:basedOn w:val="a0"/>
    <w:link w:val="1"/>
    <w:uiPriority w:val="9"/>
    <w:rsid w:val="00AE27A6"/>
    <w:rPr>
      <w:b/>
      <w:bCs/>
      <w:kern w:val="44"/>
      <w:sz w:val="44"/>
      <w:szCs w:val="44"/>
    </w:rPr>
  </w:style>
  <w:style w:type="character" w:customStyle="1" w:styleId="20">
    <w:name w:val="标题 2 字符"/>
    <w:basedOn w:val="a0"/>
    <w:link w:val="2"/>
    <w:uiPriority w:val="9"/>
    <w:rsid w:val="00AE27A6"/>
    <w:rPr>
      <w:rFonts w:asciiTheme="majorHAnsi" w:eastAsiaTheme="majorEastAsia" w:hAnsiTheme="majorHAnsi" w:cstheme="majorBidi"/>
      <w:b/>
      <w:bCs/>
      <w:sz w:val="32"/>
      <w:szCs w:val="32"/>
    </w:rPr>
  </w:style>
  <w:style w:type="character" w:customStyle="1" w:styleId="30">
    <w:name w:val="标题 3 字符"/>
    <w:basedOn w:val="a0"/>
    <w:link w:val="3"/>
    <w:uiPriority w:val="9"/>
    <w:rsid w:val="00AE27A6"/>
    <w:rPr>
      <w:b/>
      <w:bCs/>
      <w:sz w:val="32"/>
      <w:szCs w:val="32"/>
    </w:rPr>
  </w:style>
  <w:style w:type="paragraph" w:styleId="TOC">
    <w:name w:val="TOC Heading"/>
    <w:basedOn w:val="1"/>
    <w:next w:val="a"/>
    <w:uiPriority w:val="39"/>
    <w:unhideWhenUsed/>
    <w:qFormat/>
    <w:rsid w:val="00914171"/>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914171"/>
  </w:style>
  <w:style w:type="paragraph" w:styleId="TOC2">
    <w:name w:val="toc 2"/>
    <w:basedOn w:val="a"/>
    <w:next w:val="a"/>
    <w:autoRedefine/>
    <w:uiPriority w:val="39"/>
    <w:unhideWhenUsed/>
    <w:rsid w:val="00914171"/>
    <w:pPr>
      <w:ind w:leftChars="200" w:left="420"/>
    </w:pPr>
  </w:style>
  <w:style w:type="paragraph" w:styleId="TOC3">
    <w:name w:val="toc 3"/>
    <w:basedOn w:val="a"/>
    <w:next w:val="a"/>
    <w:autoRedefine/>
    <w:uiPriority w:val="39"/>
    <w:unhideWhenUsed/>
    <w:rsid w:val="00914171"/>
    <w:pPr>
      <w:ind w:leftChars="400" w:left="840"/>
    </w:pPr>
  </w:style>
  <w:style w:type="character" w:styleId="a4">
    <w:name w:val="Hyperlink"/>
    <w:basedOn w:val="a0"/>
    <w:uiPriority w:val="99"/>
    <w:unhideWhenUsed/>
    <w:rsid w:val="00914171"/>
    <w:rPr>
      <w:color w:val="0563C1" w:themeColor="hyperlink"/>
      <w:u w:val="single"/>
    </w:rPr>
  </w:style>
  <w:style w:type="paragraph" w:styleId="a5">
    <w:name w:val="header"/>
    <w:basedOn w:val="a"/>
    <w:link w:val="a6"/>
    <w:uiPriority w:val="99"/>
    <w:unhideWhenUsed/>
    <w:rsid w:val="002A2359"/>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2A2359"/>
    <w:rPr>
      <w:sz w:val="18"/>
      <w:szCs w:val="18"/>
    </w:rPr>
  </w:style>
  <w:style w:type="paragraph" w:styleId="a7">
    <w:name w:val="footer"/>
    <w:basedOn w:val="a"/>
    <w:link w:val="a8"/>
    <w:uiPriority w:val="99"/>
    <w:unhideWhenUsed/>
    <w:rsid w:val="002A2359"/>
    <w:pPr>
      <w:tabs>
        <w:tab w:val="center" w:pos="4153"/>
        <w:tab w:val="right" w:pos="8306"/>
      </w:tabs>
      <w:snapToGrid w:val="0"/>
      <w:jc w:val="left"/>
    </w:pPr>
    <w:rPr>
      <w:sz w:val="18"/>
      <w:szCs w:val="18"/>
    </w:rPr>
  </w:style>
  <w:style w:type="character" w:customStyle="1" w:styleId="a8">
    <w:name w:val="页脚 字符"/>
    <w:basedOn w:val="a0"/>
    <w:link w:val="a7"/>
    <w:uiPriority w:val="99"/>
    <w:rsid w:val="002A2359"/>
    <w:rPr>
      <w:sz w:val="18"/>
      <w:szCs w:val="18"/>
    </w:rPr>
  </w:style>
  <w:style w:type="character" w:styleId="a9">
    <w:name w:val="Strong"/>
    <w:basedOn w:val="a0"/>
    <w:uiPriority w:val="22"/>
    <w:qFormat/>
    <w:rsid w:val="004C07D8"/>
    <w:rPr>
      <w:b/>
      <w:bCs/>
    </w:rPr>
  </w:style>
  <w:style w:type="paragraph" w:styleId="aa">
    <w:name w:val="Normal (Web)"/>
    <w:basedOn w:val="a"/>
    <w:uiPriority w:val="99"/>
    <w:semiHidden/>
    <w:unhideWhenUsed/>
    <w:rsid w:val="00975D6D"/>
    <w:pPr>
      <w:widowControl/>
      <w:spacing w:before="100" w:beforeAutospacing="1" w:after="100" w:afterAutospacing="1"/>
      <w:jc w:val="left"/>
    </w:pPr>
    <w:rPr>
      <w:rFonts w:ascii="宋体" w:eastAsia="宋体" w:hAnsi="宋体" w:cs="宋体"/>
      <w:kern w:val="0"/>
      <w:sz w:val="24"/>
      <w:szCs w:val="24"/>
    </w:rPr>
  </w:style>
  <w:style w:type="character" w:customStyle="1" w:styleId="40">
    <w:name w:val="标题 4 字符"/>
    <w:basedOn w:val="a0"/>
    <w:link w:val="4"/>
    <w:uiPriority w:val="9"/>
    <w:semiHidden/>
    <w:rsid w:val="00AB1E91"/>
    <w:rPr>
      <w:rFonts w:asciiTheme="majorHAnsi" w:eastAsiaTheme="majorEastAsia" w:hAnsiTheme="majorHAnsi" w:cstheme="majorBidi"/>
      <w:b/>
      <w:bCs/>
      <w:sz w:val="28"/>
      <w:szCs w:val="28"/>
    </w:rPr>
  </w:style>
  <w:style w:type="paragraph" w:styleId="ab">
    <w:name w:val="Title"/>
    <w:basedOn w:val="a"/>
    <w:next w:val="a"/>
    <w:link w:val="ac"/>
    <w:uiPriority w:val="10"/>
    <w:qFormat/>
    <w:rsid w:val="00674313"/>
    <w:pPr>
      <w:widowControl/>
      <w:spacing w:before="240" w:after="60" w:line="360" w:lineRule="auto"/>
      <w:jc w:val="center"/>
    </w:pPr>
    <w:rPr>
      <w:rFonts w:asciiTheme="majorHAnsi" w:eastAsiaTheme="majorEastAsia" w:hAnsiTheme="majorHAnsi" w:cstheme="majorBidi"/>
      <w:b/>
      <w:bCs/>
      <w:sz w:val="72"/>
      <w:szCs w:val="32"/>
    </w:rPr>
  </w:style>
  <w:style w:type="character" w:customStyle="1" w:styleId="ac">
    <w:name w:val="标题 字符"/>
    <w:basedOn w:val="a0"/>
    <w:link w:val="ab"/>
    <w:uiPriority w:val="10"/>
    <w:qFormat/>
    <w:rsid w:val="00674313"/>
    <w:rPr>
      <w:rFonts w:asciiTheme="majorHAnsi" w:eastAsiaTheme="majorEastAsia" w:hAnsiTheme="majorHAnsi" w:cstheme="majorBidi"/>
      <w:b/>
      <w:bCs/>
      <w:sz w:val="72"/>
      <w:szCs w:val="32"/>
    </w:rPr>
  </w:style>
  <w:style w:type="paragraph" w:customStyle="1" w:styleId="ybc-li-component">
    <w:name w:val="ybc-li-component"/>
    <w:basedOn w:val="a"/>
    <w:rsid w:val="00E83AC0"/>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269741">
      <w:bodyDiv w:val="1"/>
      <w:marLeft w:val="0"/>
      <w:marRight w:val="0"/>
      <w:marTop w:val="0"/>
      <w:marBottom w:val="0"/>
      <w:divBdr>
        <w:top w:val="none" w:sz="0" w:space="0" w:color="auto"/>
        <w:left w:val="none" w:sz="0" w:space="0" w:color="auto"/>
        <w:bottom w:val="none" w:sz="0" w:space="0" w:color="auto"/>
        <w:right w:val="none" w:sz="0" w:space="0" w:color="auto"/>
      </w:divBdr>
      <w:divsChild>
        <w:div w:id="1408185003">
          <w:marLeft w:val="0"/>
          <w:marRight w:val="0"/>
          <w:marTop w:val="0"/>
          <w:marBottom w:val="0"/>
          <w:divBdr>
            <w:top w:val="none" w:sz="0" w:space="0" w:color="auto"/>
            <w:left w:val="none" w:sz="0" w:space="0" w:color="auto"/>
            <w:bottom w:val="none" w:sz="0" w:space="0" w:color="auto"/>
            <w:right w:val="none" w:sz="0" w:space="0" w:color="auto"/>
          </w:divBdr>
        </w:div>
        <w:div w:id="1748455430">
          <w:marLeft w:val="0"/>
          <w:marRight w:val="0"/>
          <w:marTop w:val="0"/>
          <w:marBottom w:val="0"/>
          <w:divBdr>
            <w:top w:val="none" w:sz="0" w:space="0" w:color="auto"/>
            <w:left w:val="none" w:sz="0" w:space="0" w:color="auto"/>
            <w:bottom w:val="none" w:sz="0" w:space="0" w:color="auto"/>
            <w:right w:val="none" w:sz="0" w:space="0" w:color="auto"/>
          </w:divBdr>
        </w:div>
        <w:div w:id="94910257">
          <w:marLeft w:val="0"/>
          <w:marRight w:val="0"/>
          <w:marTop w:val="0"/>
          <w:marBottom w:val="0"/>
          <w:divBdr>
            <w:top w:val="none" w:sz="0" w:space="0" w:color="auto"/>
            <w:left w:val="none" w:sz="0" w:space="0" w:color="auto"/>
            <w:bottom w:val="none" w:sz="0" w:space="0" w:color="auto"/>
            <w:right w:val="none" w:sz="0" w:space="0" w:color="auto"/>
          </w:divBdr>
        </w:div>
        <w:div w:id="1767262327">
          <w:marLeft w:val="0"/>
          <w:marRight w:val="0"/>
          <w:marTop w:val="0"/>
          <w:marBottom w:val="0"/>
          <w:divBdr>
            <w:top w:val="none" w:sz="0" w:space="0" w:color="auto"/>
            <w:left w:val="none" w:sz="0" w:space="0" w:color="auto"/>
            <w:bottom w:val="none" w:sz="0" w:space="0" w:color="auto"/>
            <w:right w:val="none" w:sz="0" w:space="0" w:color="auto"/>
          </w:divBdr>
        </w:div>
        <w:div w:id="691153545">
          <w:marLeft w:val="0"/>
          <w:marRight w:val="0"/>
          <w:marTop w:val="0"/>
          <w:marBottom w:val="0"/>
          <w:divBdr>
            <w:top w:val="none" w:sz="0" w:space="0" w:color="auto"/>
            <w:left w:val="none" w:sz="0" w:space="0" w:color="auto"/>
            <w:bottom w:val="none" w:sz="0" w:space="0" w:color="auto"/>
            <w:right w:val="none" w:sz="0" w:space="0" w:color="auto"/>
          </w:divBdr>
        </w:div>
        <w:div w:id="1729525794">
          <w:marLeft w:val="0"/>
          <w:marRight w:val="0"/>
          <w:marTop w:val="0"/>
          <w:marBottom w:val="0"/>
          <w:divBdr>
            <w:top w:val="none" w:sz="0" w:space="0" w:color="auto"/>
            <w:left w:val="none" w:sz="0" w:space="0" w:color="auto"/>
            <w:bottom w:val="none" w:sz="0" w:space="0" w:color="auto"/>
            <w:right w:val="none" w:sz="0" w:space="0" w:color="auto"/>
          </w:divBdr>
        </w:div>
        <w:div w:id="1633049286">
          <w:marLeft w:val="0"/>
          <w:marRight w:val="0"/>
          <w:marTop w:val="0"/>
          <w:marBottom w:val="0"/>
          <w:divBdr>
            <w:top w:val="none" w:sz="0" w:space="0" w:color="auto"/>
            <w:left w:val="none" w:sz="0" w:space="0" w:color="auto"/>
            <w:bottom w:val="none" w:sz="0" w:space="0" w:color="auto"/>
            <w:right w:val="none" w:sz="0" w:space="0" w:color="auto"/>
          </w:divBdr>
        </w:div>
      </w:divsChild>
    </w:div>
    <w:div w:id="89005694">
      <w:bodyDiv w:val="1"/>
      <w:marLeft w:val="0"/>
      <w:marRight w:val="0"/>
      <w:marTop w:val="0"/>
      <w:marBottom w:val="0"/>
      <w:divBdr>
        <w:top w:val="none" w:sz="0" w:space="0" w:color="auto"/>
        <w:left w:val="none" w:sz="0" w:space="0" w:color="auto"/>
        <w:bottom w:val="none" w:sz="0" w:space="0" w:color="auto"/>
        <w:right w:val="none" w:sz="0" w:space="0" w:color="auto"/>
      </w:divBdr>
    </w:div>
    <w:div w:id="126123464">
      <w:bodyDiv w:val="1"/>
      <w:marLeft w:val="0"/>
      <w:marRight w:val="0"/>
      <w:marTop w:val="0"/>
      <w:marBottom w:val="0"/>
      <w:divBdr>
        <w:top w:val="none" w:sz="0" w:space="0" w:color="auto"/>
        <w:left w:val="none" w:sz="0" w:space="0" w:color="auto"/>
        <w:bottom w:val="none" w:sz="0" w:space="0" w:color="auto"/>
        <w:right w:val="none" w:sz="0" w:space="0" w:color="auto"/>
      </w:divBdr>
      <w:divsChild>
        <w:div w:id="2000233799">
          <w:marLeft w:val="0"/>
          <w:marRight w:val="0"/>
          <w:marTop w:val="0"/>
          <w:marBottom w:val="0"/>
          <w:divBdr>
            <w:top w:val="none" w:sz="0" w:space="0" w:color="auto"/>
            <w:left w:val="none" w:sz="0" w:space="0" w:color="auto"/>
            <w:bottom w:val="none" w:sz="0" w:space="0" w:color="auto"/>
            <w:right w:val="none" w:sz="0" w:space="0" w:color="auto"/>
          </w:divBdr>
        </w:div>
        <w:div w:id="721829331">
          <w:marLeft w:val="0"/>
          <w:marRight w:val="0"/>
          <w:marTop w:val="0"/>
          <w:marBottom w:val="0"/>
          <w:divBdr>
            <w:top w:val="none" w:sz="0" w:space="0" w:color="auto"/>
            <w:left w:val="none" w:sz="0" w:space="0" w:color="auto"/>
            <w:bottom w:val="none" w:sz="0" w:space="0" w:color="auto"/>
            <w:right w:val="none" w:sz="0" w:space="0" w:color="auto"/>
          </w:divBdr>
        </w:div>
        <w:div w:id="1436902257">
          <w:marLeft w:val="0"/>
          <w:marRight w:val="0"/>
          <w:marTop w:val="0"/>
          <w:marBottom w:val="0"/>
          <w:divBdr>
            <w:top w:val="none" w:sz="0" w:space="0" w:color="auto"/>
            <w:left w:val="none" w:sz="0" w:space="0" w:color="auto"/>
            <w:bottom w:val="none" w:sz="0" w:space="0" w:color="auto"/>
            <w:right w:val="none" w:sz="0" w:space="0" w:color="auto"/>
          </w:divBdr>
        </w:div>
        <w:div w:id="2050303227">
          <w:marLeft w:val="0"/>
          <w:marRight w:val="0"/>
          <w:marTop w:val="0"/>
          <w:marBottom w:val="0"/>
          <w:divBdr>
            <w:top w:val="none" w:sz="0" w:space="0" w:color="auto"/>
            <w:left w:val="none" w:sz="0" w:space="0" w:color="auto"/>
            <w:bottom w:val="none" w:sz="0" w:space="0" w:color="auto"/>
            <w:right w:val="none" w:sz="0" w:space="0" w:color="auto"/>
          </w:divBdr>
        </w:div>
        <w:div w:id="1159809328">
          <w:marLeft w:val="0"/>
          <w:marRight w:val="0"/>
          <w:marTop w:val="0"/>
          <w:marBottom w:val="0"/>
          <w:divBdr>
            <w:top w:val="none" w:sz="0" w:space="0" w:color="auto"/>
            <w:left w:val="none" w:sz="0" w:space="0" w:color="auto"/>
            <w:bottom w:val="none" w:sz="0" w:space="0" w:color="auto"/>
            <w:right w:val="none" w:sz="0" w:space="0" w:color="auto"/>
          </w:divBdr>
        </w:div>
        <w:div w:id="1210799067">
          <w:marLeft w:val="0"/>
          <w:marRight w:val="0"/>
          <w:marTop w:val="0"/>
          <w:marBottom w:val="0"/>
          <w:divBdr>
            <w:top w:val="none" w:sz="0" w:space="0" w:color="auto"/>
            <w:left w:val="none" w:sz="0" w:space="0" w:color="auto"/>
            <w:bottom w:val="none" w:sz="0" w:space="0" w:color="auto"/>
            <w:right w:val="none" w:sz="0" w:space="0" w:color="auto"/>
          </w:divBdr>
        </w:div>
      </w:divsChild>
    </w:div>
    <w:div w:id="128792007">
      <w:bodyDiv w:val="1"/>
      <w:marLeft w:val="0"/>
      <w:marRight w:val="0"/>
      <w:marTop w:val="0"/>
      <w:marBottom w:val="0"/>
      <w:divBdr>
        <w:top w:val="none" w:sz="0" w:space="0" w:color="auto"/>
        <w:left w:val="none" w:sz="0" w:space="0" w:color="auto"/>
        <w:bottom w:val="none" w:sz="0" w:space="0" w:color="auto"/>
        <w:right w:val="none" w:sz="0" w:space="0" w:color="auto"/>
      </w:divBdr>
    </w:div>
    <w:div w:id="309097686">
      <w:bodyDiv w:val="1"/>
      <w:marLeft w:val="0"/>
      <w:marRight w:val="0"/>
      <w:marTop w:val="0"/>
      <w:marBottom w:val="0"/>
      <w:divBdr>
        <w:top w:val="none" w:sz="0" w:space="0" w:color="auto"/>
        <w:left w:val="none" w:sz="0" w:space="0" w:color="auto"/>
        <w:bottom w:val="none" w:sz="0" w:space="0" w:color="auto"/>
        <w:right w:val="none" w:sz="0" w:space="0" w:color="auto"/>
      </w:divBdr>
    </w:div>
    <w:div w:id="353653691">
      <w:bodyDiv w:val="1"/>
      <w:marLeft w:val="0"/>
      <w:marRight w:val="0"/>
      <w:marTop w:val="0"/>
      <w:marBottom w:val="0"/>
      <w:divBdr>
        <w:top w:val="none" w:sz="0" w:space="0" w:color="auto"/>
        <w:left w:val="none" w:sz="0" w:space="0" w:color="auto"/>
        <w:bottom w:val="none" w:sz="0" w:space="0" w:color="auto"/>
        <w:right w:val="none" w:sz="0" w:space="0" w:color="auto"/>
      </w:divBdr>
    </w:div>
    <w:div w:id="399791881">
      <w:bodyDiv w:val="1"/>
      <w:marLeft w:val="0"/>
      <w:marRight w:val="0"/>
      <w:marTop w:val="0"/>
      <w:marBottom w:val="0"/>
      <w:divBdr>
        <w:top w:val="none" w:sz="0" w:space="0" w:color="auto"/>
        <w:left w:val="none" w:sz="0" w:space="0" w:color="auto"/>
        <w:bottom w:val="none" w:sz="0" w:space="0" w:color="auto"/>
        <w:right w:val="none" w:sz="0" w:space="0" w:color="auto"/>
      </w:divBdr>
      <w:divsChild>
        <w:div w:id="1300526695">
          <w:marLeft w:val="0"/>
          <w:marRight w:val="0"/>
          <w:marTop w:val="0"/>
          <w:marBottom w:val="0"/>
          <w:divBdr>
            <w:top w:val="none" w:sz="0" w:space="0" w:color="auto"/>
            <w:left w:val="none" w:sz="0" w:space="0" w:color="auto"/>
            <w:bottom w:val="none" w:sz="0" w:space="0" w:color="auto"/>
            <w:right w:val="none" w:sz="0" w:space="0" w:color="auto"/>
          </w:divBdr>
        </w:div>
        <w:div w:id="38365453">
          <w:marLeft w:val="0"/>
          <w:marRight w:val="0"/>
          <w:marTop w:val="0"/>
          <w:marBottom w:val="0"/>
          <w:divBdr>
            <w:top w:val="none" w:sz="0" w:space="0" w:color="auto"/>
            <w:left w:val="none" w:sz="0" w:space="0" w:color="auto"/>
            <w:bottom w:val="none" w:sz="0" w:space="0" w:color="auto"/>
            <w:right w:val="none" w:sz="0" w:space="0" w:color="auto"/>
          </w:divBdr>
        </w:div>
        <w:div w:id="1037437820">
          <w:marLeft w:val="0"/>
          <w:marRight w:val="0"/>
          <w:marTop w:val="0"/>
          <w:marBottom w:val="0"/>
          <w:divBdr>
            <w:top w:val="none" w:sz="0" w:space="0" w:color="auto"/>
            <w:left w:val="none" w:sz="0" w:space="0" w:color="auto"/>
            <w:bottom w:val="none" w:sz="0" w:space="0" w:color="auto"/>
            <w:right w:val="none" w:sz="0" w:space="0" w:color="auto"/>
          </w:divBdr>
        </w:div>
      </w:divsChild>
    </w:div>
    <w:div w:id="475294051">
      <w:bodyDiv w:val="1"/>
      <w:marLeft w:val="0"/>
      <w:marRight w:val="0"/>
      <w:marTop w:val="0"/>
      <w:marBottom w:val="0"/>
      <w:divBdr>
        <w:top w:val="none" w:sz="0" w:space="0" w:color="auto"/>
        <w:left w:val="none" w:sz="0" w:space="0" w:color="auto"/>
        <w:bottom w:val="none" w:sz="0" w:space="0" w:color="auto"/>
        <w:right w:val="none" w:sz="0" w:space="0" w:color="auto"/>
      </w:divBdr>
    </w:div>
    <w:div w:id="500702309">
      <w:bodyDiv w:val="1"/>
      <w:marLeft w:val="0"/>
      <w:marRight w:val="0"/>
      <w:marTop w:val="0"/>
      <w:marBottom w:val="0"/>
      <w:divBdr>
        <w:top w:val="none" w:sz="0" w:space="0" w:color="auto"/>
        <w:left w:val="none" w:sz="0" w:space="0" w:color="auto"/>
        <w:bottom w:val="none" w:sz="0" w:space="0" w:color="auto"/>
        <w:right w:val="none" w:sz="0" w:space="0" w:color="auto"/>
      </w:divBdr>
    </w:div>
    <w:div w:id="611202579">
      <w:bodyDiv w:val="1"/>
      <w:marLeft w:val="0"/>
      <w:marRight w:val="0"/>
      <w:marTop w:val="0"/>
      <w:marBottom w:val="0"/>
      <w:divBdr>
        <w:top w:val="none" w:sz="0" w:space="0" w:color="auto"/>
        <w:left w:val="none" w:sz="0" w:space="0" w:color="auto"/>
        <w:bottom w:val="none" w:sz="0" w:space="0" w:color="auto"/>
        <w:right w:val="none" w:sz="0" w:space="0" w:color="auto"/>
      </w:divBdr>
    </w:div>
    <w:div w:id="690499476">
      <w:bodyDiv w:val="1"/>
      <w:marLeft w:val="0"/>
      <w:marRight w:val="0"/>
      <w:marTop w:val="0"/>
      <w:marBottom w:val="0"/>
      <w:divBdr>
        <w:top w:val="none" w:sz="0" w:space="0" w:color="auto"/>
        <w:left w:val="none" w:sz="0" w:space="0" w:color="auto"/>
        <w:bottom w:val="none" w:sz="0" w:space="0" w:color="auto"/>
        <w:right w:val="none" w:sz="0" w:space="0" w:color="auto"/>
      </w:divBdr>
    </w:div>
    <w:div w:id="788939233">
      <w:bodyDiv w:val="1"/>
      <w:marLeft w:val="0"/>
      <w:marRight w:val="0"/>
      <w:marTop w:val="0"/>
      <w:marBottom w:val="0"/>
      <w:divBdr>
        <w:top w:val="none" w:sz="0" w:space="0" w:color="auto"/>
        <w:left w:val="none" w:sz="0" w:space="0" w:color="auto"/>
        <w:bottom w:val="none" w:sz="0" w:space="0" w:color="auto"/>
        <w:right w:val="none" w:sz="0" w:space="0" w:color="auto"/>
      </w:divBdr>
      <w:divsChild>
        <w:div w:id="43799391">
          <w:marLeft w:val="0"/>
          <w:marRight w:val="0"/>
          <w:marTop w:val="0"/>
          <w:marBottom w:val="0"/>
          <w:divBdr>
            <w:top w:val="none" w:sz="0" w:space="0" w:color="auto"/>
            <w:left w:val="none" w:sz="0" w:space="0" w:color="auto"/>
            <w:bottom w:val="none" w:sz="0" w:space="0" w:color="auto"/>
            <w:right w:val="none" w:sz="0" w:space="0" w:color="auto"/>
          </w:divBdr>
        </w:div>
        <w:div w:id="2128155671">
          <w:marLeft w:val="0"/>
          <w:marRight w:val="0"/>
          <w:marTop w:val="0"/>
          <w:marBottom w:val="0"/>
          <w:divBdr>
            <w:top w:val="none" w:sz="0" w:space="0" w:color="auto"/>
            <w:left w:val="none" w:sz="0" w:space="0" w:color="auto"/>
            <w:bottom w:val="none" w:sz="0" w:space="0" w:color="auto"/>
            <w:right w:val="none" w:sz="0" w:space="0" w:color="auto"/>
          </w:divBdr>
        </w:div>
        <w:div w:id="1291932386">
          <w:marLeft w:val="0"/>
          <w:marRight w:val="0"/>
          <w:marTop w:val="0"/>
          <w:marBottom w:val="0"/>
          <w:divBdr>
            <w:top w:val="none" w:sz="0" w:space="0" w:color="auto"/>
            <w:left w:val="none" w:sz="0" w:space="0" w:color="auto"/>
            <w:bottom w:val="none" w:sz="0" w:space="0" w:color="auto"/>
            <w:right w:val="none" w:sz="0" w:space="0" w:color="auto"/>
          </w:divBdr>
        </w:div>
        <w:div w:id="1260942614">
          <w:marLeft w:val="0"/>
          <w:marRight w:val="0"/>
          <w:marTop w:val="0"/>
          <w:marBottom w:val="0"/>
          <w:divBdr>
            <w:top w:val="none" w:sz="0" w:space="0" w:color="auto"/>
            <w:left w:val="none" w:sz="0" w:space="0" w:color="auto"/>
            <w:bottom w:val="none" w:sz="0" w:space="0" w:color="auto"/>
            <w:right w:val="none" w:sz="0" w:space="0" w:color="auto"/>
          </w:divBdr>
        </w:div>
        <w:div w:id="1755853196">
          <w:marLeft w:val="0"/>
          <w:marRight w:val="0"/>
          <w:marTop w:val="0"/>
          <w:marBottom w:val="0"/>
          <w:divBdr>
            <w:top w:val="none" w:sz="0" w:space="0" w:color="auto"/>
            <w:left w:val="none" w:sz="0" w:space="0" w:color="auto"/>
            <w:bottom w:val="none" w:sz="0" w:space="0" w:color="auto"/>
            <w:right w:val="none" w:sz="0" w:space="0" w:color="auto"/>
          </w:divBdr>
        </w:div>
        <w:div w:id="156851387">
          <w:marLeft w:val="0"/>
          <w:marRight w:val="0"/>
          <w:marTop w:val="0"/>
          <w:marBottom w:val="0"/>
          <w:divBdr>
            <w:top w:val="none" w:sz="0" w:space="0" w:color="auto"/>
            <w:left w:val="none" w:sz="0" w:space="0" w:color="auto"/>
            <w:bottom w:val="none" w:sz="0" w:space="0" w:color="auto"/>
            <w:right w:val="none" w:sz="0" w:space="0" w:color="auto"/>
          </w:divBdr>
        </w:div>
        <w:div w:id="582370884">
          <w:marLeft w:val="0"/>
          <w:marRight w:val="0"/>
          <w:marTop w:val="0"/>
          <w:marBottom w:val="0"/>
          <w:divBdr>
            <w:top w:val="none" w:sz="0" w:space="0" w:color="auto"/>
            <w:left w:val="none" w:sz="0" w:space="0" w:color="auto"/>
            <w:bottom w:val="none" w:sz="0" w:space="0" w:color="auto"/>
            <w:right w:val="none" w:sz="0" w:space="0" w:color="auto"/>
          </w:divBdr>
        </w:div>
        <w:div w:id="1292394888">
          <w:marLeft w:val="0"/>
          <w:marRight w:val="0"/>
          <w:marTop w:val="0"/>
          <w:marBottom w:val="0"/>
          <w:divBdr>
            <w:top w:val="none" w:sz="0" w:space="0" w:color="auto"/>
            <w:left w:val="none" w:sz="0" w:space="0" w:color="auto"/>
            <w:bottom w:val="none" w:sz="0" w:space="0" w:color="auto"/>
            <w:right w:val="none" w:sz="0" w:space="0" w:color="auto"/>
          </w:divBdr>
        </w:div>
        <w:div w:id="1450011784">
          <w:marLeft w:val="0"/>
          <w:marRight w:val="0"/>
          <w:marTop w:val="0"/>
          <w:marBottom w:val="0"/>
          <w:divBdr>
            <w:top w:val="none" w:sz="0" w:space="0" w:color="auto"/>
            <w:left w:val="none" w:sz="0" w:space="0" w:color="auto"/>
            <w:bottom w:val="none" w:sz="0" w:space="0" w:color="auto"/>
            <w:right w:val="none" w:sz="0" w:space="0" w:color="auto"/>
          </w:divBdr>
        </w:div>
        <w:div w:id="1930653253">
          <w:marLeft w:val="0"/>
          <w:marRight w:val="0"/>
          <w:marTop w:val="0"/>
          <w:marBottom w:val="0"/>
          <w:divBdr>
            <w:top w:val="none" w:sz="0" w:space="0" w:color="auto"/>
            <w:left w:val="none" w:sz="0" w:space="0" w:color="auto"/>
            <w:bottom w:val="none" w:sz="0" w:space="0" w:color="auto"/>
            <w:right w:val="none" w:sz="0" w:space="0" w:color="auto"/>
          </w:divBdr>
        </w:div>
        <w:div w:id="1881211622">
          <w:marLeft w:val="0"/>
          <w:marRight w:val="0"/>
          <w:marTop w:val="0"/>
          <w:marBottom w:val="0"/>
          <w:divBdr>
            <w:top w:val="none" w:sz="0" w:space="0" w:color="auto"/>
            <w:left w:val="none" w:sz="0" w:space="0" w:color="auto"/>
            <w:bottom w:val="none" w:sz="0" w:space="0" w:color="auto"/>
            <w:right w:val="none" w:sz="0" w:space="0" w:color="auto"/>
          </w:divBdr>
        </w:div>
        <w:div w:id="772819831">
          <w:marLeft w:val="0"/>
          <w:marRight w:val="0"/>
          <w:marTop w:val="0"/>
          <w:marBottom w:val="0"/>
          <w:divBdr>
            <w:top w:val="none" w:sz="0" w:space="0" w:color="auto"/>
            <w:left w:val="none" w:sz="0" w:space="0" w:color="auto"/>
            <w:bottom w:val="none" w:sz="0" w:space="0" w:color="auto"/>
            <w:right w:val="none" w:sz="0" w:space="0" w:color="auto"/>
          </w:divBdr>
        </w:div>
      </w:divsChild>
    </w:div>
    <w:div w:id="874192099">
      <w:bodyDiv w:val="1"/>
      <w:marLeft w:val="0"/>
      <w:marRight w:val="0"/>
      <w:marTop w:val="0"/>
      <w:marBottom w:val="0"/>
      <w:divBdr>
        <w:top w:val="none" w:sz="0" w:space="0" w:color="auto"/>
        <w:left w:val="none" w:sz="0" w:space="0" w:color="auto"/>
        <w:bottom w:val="none" w:sz="0" w:space="0" w:color="auto"/>
        <w:right w:val="none" w:sz="0" w:space="0" w:color="auto"/>
      </w:divBdr>
      <w:divsChild>
        <w:div w:id="1740396472">
          <w:marLeft w:val="0"/>
          <w:marRight w:val="0"/>
          <w:marTop w:val="0"/>
          <w:marBottom w:val="0"/>
          <w:divBdr>
            <w:top w:val="none" w:sz="0" w:space="0" w:color="auto"/>
            <w:left w:val="none" w:sz="0" w:space="0" w:color="auto"/>
            <w:bottom w:val="none" w:sz="0" w:space="0" w:color="auto"/>
            <w:right w:val="none" w:sz="0" w:space="0" w:color="auto"/>
          </w:divBdr>
        </w:div>
        <w:div w:id="1524133129">
          <w:marLeft w:val="0"/>
          <w:marRight w:val="0"/>
          <w:marTop w:val="0"/>
          <w:marBottom w:val="0"/>
          <w:divBdr>
            <w:top w:val="none" w:sz="0" w:space="0" w:color="auto"/>
            <w:left w:val="none" w:sz="0" w:space="0" w:color="auto"/>
            <w:bottom w:val="none" w:sz="0" w:space="0" w:color="auto"/>
            <w:right w:val="none" w:sz="0" w:space="0" w:color="auto"/>
          </w:divBdr>
        </w:div>
        <w:div w:id="765154653">
          <w:marLeft w:val="0"/>
          <w:marRight w:val="0"/>
          <w:marTop w:val="0"/>
          <w:marBottom w:val="0"/>
          <w:divBdr>
            <w:top w:val="none" w:sz="0" w:space="0" w:color="auto"/>
            <w:left w:val="none" w:sz="0" w:space="0" w:color="auto"/>
            <w:bottom w:val="none" w:sz="0" w:space="0" w:color="auto"/>
            <w:right w:val="none" w:sz="0" w:space="0" w:color="auto"/>
          </w:divBdr>
        </w:div>
        <w:div w:id="2054772619">
          <w:marLeft w:val="0"/>
          <w:marRight w:val="0"/>
          <w:marTop w:val="0"/>
          <w:marBottom w:val="0"/>
          <w:divBdr>
            <w:top w:val="none" w:sz="0" w:space="0" w:color="auto"/>
            <w:left w:val="none" w:sz="0" w:space="0" w:color="auto"/>
            <w:bottom w:val="none" w:sz="0" w:space="0" w:color="auto"/>
            <w:right w:val="none" w:sz="0" w:space="0" w:color="auto"/>
          </w:divBdr>
        </w:div>
        <w:div w:id="608053147">
          <w:marLeft w:val="0"/>
          <w:marRight w:val="0"/>
          <w:marTop w:val="0"/>
          <w:marBottom w:val="0"/>
          <w:divBdr>
            <w:top w:val="none" w:sz="0" w:space="0" w:color="auto"/>
            <w:left w:val="none" w:sz="0" w:space="0" w:color="auto"/>
            <w:bottom w:val="none" w:sz="0" w:space="0" w:color="auto"/>
            <w:right w:val="none" w:sz="0" w:space="0" w:color="auto"/>
          </w:divBdr>
        </w:div>
        <w:div w:id="131296243">
          <w:marLeft w:val="0"/>
          <w:marRight w:val="0"/>
          <w:marTop w:val="0"/>
          <w:marBottom w:val="0"/>
          <w:divBdr>
            <w:top w:val="none" w:sz="0" w:space="0" w:color="auto"/>
            <w:left w:val="none" w:sz="0" w:space="0" w:color="auto"/>
            <w:bottom w:val="none" w:sz="0" w:space="0" w:color="auto"/>
            <w:right w:val="none" w:sz="0" w:space="0" w:color="auto"/>
          </w:divBdr>
        </w:div>
        <w:div w:id="1985695734">
          <w:marLeft w:val="0"/>
          <w:marRight w:val="0"/>
          <w:marTop w:val="0"/>
          <w:marBottom w:val="0"/>
          <w:divBdr>
            <w:top w:val="none" w:sz="0" w:space="0" w:color="auto"/>
            <w:left w:val="none" w:sz="0" w:space="0" w:color="auto"/>
            <w:bottom w:val="none" w:sz="0" w:space="0" w:color="auto"/>
            <w:right w:val="none" w:sz="0" w:space="0" w:color="auto"/>
          </w:divBdr>
        </w:div>
        <w:div w:id="1090006200">
          <w:marLeft w:val="0"/>
          <w:marRight w:val="0"/>
          <w:marTop w:val="0"/>
          <w:marBottom w:val="0"/>
          <w:divBdr>
            <w:top w:val="none" w:sz="0" w:space="0" w:color="auto"/>
            <w:left w:val="none" w:sz="0" w:space="0" w:color="auto"/>
            <w:bottom w:val="none" w:sz="0" w:space="0" w:color="auto"/>
            <w:right w:val="none" w:sz="0" w:space="0" w:color="auto"/>
          </w:divBdr>
        </w:div>
      </w:divsChild>
    </w:div>
    <w:div w:id="896546481">
      <w:bodyDiv w:val="1"/>
      <w:marLeft w:val="0"/>
      <w:marRight w:val="0"/>
      <w:marTop w:val="0"/>
      <w:marBottom w:val="0"/>
      <w:divBdr>
        <w:top w:val="none" w:sz="0" w:space="0" w:color="auto"/>
        <w:left w:val="none" w:sz="0" w:space="0" w:color="auto"/>
        <w:bottom w:val="none" w:sz="0" w:space="0" w:color="auto"/>
        <w:right w:val="none" w:sz="0" w:space="0" w:color="auto"/>
      </w:divBdr>
    </w:div>
    <w:div w:id="925262252">
      <w:bodyDiv w:val="1"/>
      <w:marLeft w:val="0"/>
      <w:marRight w:val="0"/>
      <w:marTop w:val="0"/>
      <w:marBottom w:val="0"/>
      <w:divBdr>
        <w:top w:val="none" w:sz="0" w:space="0" w:color="auto"/>
        <w:left w:val="none" w:sz="0" w:space="0" w:color="auto"/>
        <w:bottom w:val="none" w:sz="0" w:space="0" w:color="auto"/>
        <w:right w:val="none" w:sz="0" w:space="0" w:color="auto"/>
      </w:divBdr>
    </w:div>
    <w:div w:id="1034576772">
      <w:bodyDiv w:val="1"/>
      <w:marLeft w:val="0"/>
      <w:marRight w:val="0"/>
      <w:marTop w:val="0"/>
      <w:marBottom w:val="0"/>
      <w:divBdr>
        <w:top w:val="none" w:sz="0" w:space="0" w:color="auto"/>
        <w:left w:val="none" w:sz="0" w:space="0" w:color="auto"/>
        <w:bottom w:val="none" w:sz="0" w:space="0" w:color="auto"/>
        <w:right w:val="none" w:sz="0" w:space="0" w:color="auto"/>
      </w:divBdr>
    </w:div>
    <w:div w:id="1130439845">
      <w:bodyDiv w:val="1"/>
      <w:marLeft w:val="0"/>
      <w:marRight w:val="0"/>
      <w:marTop w:val="0"/>
      <w:marBottom w:val="0"/>
      <w:divBdr>
        <w:top w:val="none" w:sz="0" w:space="0" w:color="auto"/>
        <w:left w:val="none" w:sz="0" w:space="0" w:color="auto"/>
        <w:bottom w:val="none" w:sz="0" w:space="0" w:color="auto"/>
        <w:right w:val="none" w:sz="0" w:space="0" w:color="auto"/>
      </w:divBdr>
    </w:div>
    <w:div w:id="1149321665">
      <w:bodyDiv w:val="1"/>
      <w:marLeft w:val="0"/>
      <w:marRight w:val="0"/>
      <w:marTop w:val="0"/>
      <w:marBottom w:val="0"/>
      <w:divBdr>
        <w:top w:val="none" w:sz="0" w:space="0" w:color="auto"/>
        <w:left w:val="none" w:sz="0" w:space="0" w:color="auto"/>
        <w:bottom w:val="none" w:sz="0" w:space="0" w:color="auto"/>
        <w:right w:val="none" w:sz="0" w:space="0" w:color="auto"/>
      </w:divBdr>
      <w:divsChild>
        <w:div w:id="2021005925">
          <w:marLeft w:val="0"/>
          <w:marRight w:val="0"/>
          <w:marTop w:val="0"/>
          <w:marBottom w:val="0"/>
          <w:divBdr>
            <w:top w:val="none" w:sz="0" w:space="0" w:color="auto"/>
            <w:left w:val="none" w:sz="0" w:space="0" w:color="auto"/>
            <w:bottom w:val="none" w:sz="0" w:space="0" w:color="auto"/>
            <w:right w:val="none" w:sz="0" w:space="0" w:color="auto"/>
          </w:divBdr>
        </w:div>
        <w:div w:id="706369451">
          <w:marLeft w:val="0"/>
          <w:marRight w:val="0"/>
          <w:marTop w:val="0"/>
          <w:marBottom w:val="0"/>
          <w:divBdr>
            <w:top w:val="none" w:sz="0" w:space="0" w:color="auto"/>
            <w:left w:val="none" w:sz="0" w:space="0" w:color="auto"/>
            <w:bottom w:val="none" w:sz="0" w:space="0" w:color="auto"/>
            <w:right w:val="none" w:sz="0" w:space="0" w:color="auto"/>
          </w:divBdr>
        </w:div>
        <w:div w:id="1444111781">
          <w:marLeft w:val="0"/>
          <w:marRight w:val="0"/>
          <w:marTop w:val="0"/>
          <w:marBottom w:val="0"/>
          <w:divBdr>
            <w:top w:val="none" w:sz="0" w:space="0" w:color="auto"/>
            <w:left w:val="none" w:sz="0" w:space="0" w:color="auto"/>
            <w:bottom w:val="none" w:sz="0" w:space="0" w:color="auto"/>
            <w:right w:val="none" w:sz="0" w:space="0" w:color="auto"/>
          </w:divBdr>
        </w:div>
        <w:div w:id="220945279">
          <w:marLeft w:val="0"/>
          <w:marRight w:val="0"/>
          <w:marTop w:val="0"/>
          <w:marBottom w:val="0"/>
          <w:divBdr>
            <w:top w:val="none" w:sz="0" w:space="0" w:color="auto"/>
            <w:left w:val="none" w:sz="0" w:space="0" w:color="auto"/>
            <w:bottom w:val="none" w:sz="0" w:space="0" w:color="auto"/>
            <w:right w:val="none" w:sz="0" w:space="0" w:color="auto"/>
          </w:divBdr>
        </w:div>
      </w:divsChild>
    </w:div>
    <w:div w:id="1314141366">
      <w:bodyDiv w:val="1"/>
      <w:marLeft w:val="0"/>
      <w:marRight w:val="0"/>
      <w:marTop w:val="0"/>
      <w:marBottom w:val="0"/>
      <w:divBdr>
        <w:top w:val="none" w:sz="0" w:space="0" w:color="auto"/>
        <w:left w:val="none" w:sz="0" w:space="0" w:color="auto"/>
        <w:bottom w:val="none" w:sz="0" w:space="0" w:color="auto"/>
        <w:right w:val="none" w:sz="0" w:space="0" w:color="auto"/>
      </w:divBdr>
      <w:divsChild>
        <w:div w:id="204219399">
          <w:marLeft w:val="0"/>
          <w:marRight w:val="0"/>
          <w:marTop w:val="0"/>
          <w:marBottom w:val="0"/>
          <w:divBdr>
            <w:top w:val="none" w:sz="0" w:space="0" w:color="auto"/>
            <w:left w:val="none" w:sz="0" w:space="0" w:color="auto"/>
            <w:bottom w:val="none" w:sz="0" w:space="0" w:color="auto"/>
            <w:right w:val="none" w:sz="0" w:space="0" w:color="auto"/>
          </w:divBdr>
        </w:div>
        <w:div w:id="806969944">
          <w:marLeft w:val="0"/>
          <w:marRight w:val="0"/>
          <w:marTop w:val="0"/>
          <w:marBottom w:val="0"/>
          <w:divBdr>
            <w:top w:val="none" w:sz="0" w:space="0" w:color="auto"/>
            <w:left w:val="none" w:sz="0" w:space="0" w:color="auto"/>
            <w:bottom w:val="none" w:sz="0" w:space="0" w:color="auto"/>
            <w:right w:val="none" w:sz="0" w:space="0" w:color="auto"/>
          </w:divBdr>
        </w:div>
        <w:div w:id="31807096">
          <w:marLeft w:val="0"/>
          <w:marRight w:val="0"/>
          <w:marTop w:val="0"/>
          <w:marBottom w:val="0"/>
          <w:divBdr>
            <w:top w:val="none" w:sz="0" w:space="0" w:color="auto"/>
            <w:left w:val="none" w:sz="0" w:space="0" w:color="auto"/>
            <w:bottom w:val="none" w:sz="0" w:space="0" w:color="auto"/>
            <w:right w:val="none" w:sz="0" w:space="0" w:color="auto"/>
          </w:divBdr>
        </w:div>
      </w:divsChild>
    </w:div>
    <w:div w:id="1365521530">
      <w:bodyDiv w:val="1"/>
      <w:marLeft w:val="0"/>
      <w:marRight w:val="0"/>
      <w:marTop w:val="0"/>
      <w:marBottom w:val="0"/>
      <w:divBdr>
        <w:top w:val="none" w:sz="0" w:space="0" w:color="auto"/>
        <w:left w:val="none" w:sz="0" w:space="0" w:color="auto"/>
        <w:bottom w:val="none" w:sz="0" w:space="0" w:color="auto"/>
        <w:right w:val="none" w:sz="0" w:space="0" w:color="auto"/>
      </w:divBdr>
    </w:div>
    <w:div w:id="1365669730">
      <w:bodyDiv w:val="1"/>
      <w:marLeft w:val="0"/>
      <w:marRight w:val="0"/>
      <w:marTop w:val="0"/>
      <w:marBottom w:val="0"/>
      <w:divBdr>
        <w:top w:val="none" w:sz="0" w:space="0" w:color="auto"/>
        <w:left w:val="none" w:sz="0" w:space="0" w:color="auto"/>
        <w:bottom w:val="none" w:sz="0" w:space="0" w:color="auto"/>
        <w:right w:val="none" w:sz="0" w:space="0" w:color="auto"/>
      </w:divBdr>
      <w:divsChild>
        <w:div w:id="921909214">
          <w:marLeft w:val="274"/>
          <w:marRight w:val="0"/>
          <w:marTop w:val="0"/>
          <w:marBottom w:val="0"/>
          <w:divBdr>
            <w:top w:val="none" w:sz="0" w:space="0" w:color="auto"/>
            <w:left w:val="none" w:sz="0" w:space="0" w:color="auto"/>
            <w:bottom w:val="none" w:sz="0" w:space="0" w:color="auto"/>
            <w:right w:val="none" w:sz="0" w:space="0" w:color="auto"/>
          </w:divBdr>
        </w:div>
      </w:divsChild>
    </w:div>
    <w:div w:id="1548299961">
      <w:bodyDiv w:val="1"/>
      <w:marLeft w:val="0"/>
      <w:marRight w:val="0"/>
      <w:marTop w:val="0"/>
      <w:marBottom w:val="0"/>
      <w:divBdr>
        <w:top w:val="none" w:sz="0" w:space="0" w:color="auto"/>
        <w:left w:val="none" w:sz="0" w:space="0" w:color="auto"/>
        <w:bottom w:val="none" w:sz="0" w:space="0" w:color="auto"/>
        <w:right w:val="none" w:sz="0" w:space="0" w:color="auto"/>
      </w:divBdr>
    </w:div>
    <w:div w:id="1580211466">
      <w:bodyDiv w:val="1"/>
      <w:marLeft w:val="0"/>
      <w:marRight w:val="0"/>
      <w:marTop w:val="0"/>
      <w:marBottom w:val="0"/>
      <w:divBdr>
        <w:top w:val="none" w:sz="0" w:space="0" w:color="auto"/>
        <w:left w:val="none" w:sz="0" w:space="0" w:color="auto"/>
        <w:bottom w:val="none" w:sz="0" w:space="0" w:color="auto"/>
        <w:right w:val="none" w:sz="0" w:space="0" w:color="auto"/>
      </w:divBdr>
      <w:divsChild>
        <w:div w:id="684208995">
          <w:marLeft w:val="0"/>
          <w:marRight w:val="0"/>
          <w:marTop w:val="0"/>
          <w:marBottom w:val="0"/>
          <w:divBdr>
            <w:top w:val="none" w:sz="0" w:space="0" w:color="auto"/>
            <w:left w:val="none" w:sz="0" w:space="0" w:color="auto"/>
            <w:bottom w:val="none" w:sz="0" w:space="0" w:color="auto"/>
            <w:right w:val="none" w:sz="0" w:space="0" w:color="auto"/>
          </w:divBdr>
        </w:div>
        <w:div w:id="1984695026">
          <w:marLeft w:val="0"/>
          <w:marRight w:val="0"/>
          <w:marTop w:val="0"/>
          <w:marBottom w:val="0"/>
          <w:divBdr>
            <w:top w:val="none" w:sz="0" w:space="0" w:color="auto"/>
            <w:left w:val="none" w:sz="0" w:space="0" w:color="auto"/>
            <w:bottom w:val="none" w:sz="0" w:space="0" w:color="auto"/>
            <w:right w:val="none" w:sz="0" w:space="0" w:color="auto"/>
          </w:divBdr>
        </w:div>
      </w:divsChild>
    </w:div>
    <w:div w:id="1601527243">
      <w:bodyDiv w:val="1"/>
      <w:marLeft w:val="0"/>
      <w:marRight w:val="0"/>
      <w:marTop w:val="0"/>
      <w:marBottom w:val="0"/>
      <w:divBdr>
        <w:top w:val="none" w:sz="0" w:space="0" w:color="auto"/>
        <w:left w:val="none" w:sz="0" w:space="0" w:color="auto"/>
        <w:bottom w:val="none" w:sz="0" w:space="0" w:color="auto"/>
        <w:right w:val="none" w:sz="0" w:space="0" w:color="auto"/>
      </w:divBdr>
      <w:divsChild>
        <w:div w:id="1850680179">
          <w:marLeft w:val="0"/>
          <w:marRight w:val="0"/>
          <w:marTop w:val="0"/>
          <w:marBottom w:val="0"/>
          <w:divBdr>
            <w:top w:val="none" w:sz="0" w:space="0" w:color="auto"/>
            <w:left w:val="none" w:sz="0" w:space="0" w:color="auto"/>
            <w:bottom w:val="none" w:sz="0" w:space="0" w:color="auto"/>
            <w:right w:val="none" w:sz="0" w:space="0" w:color="auto"/>
          </w:divBdr>
        </w:div>
        <w:div w:id="381639912">
          <w:marLeft w:val="0"/>
          <w:marRight w:val="0"/>
          <w:marTop w:val="0"/>
          <w:marBottom w:val="0"/>
          <w:divBdr>
            <w:top w:val="none" w:sz="0" w:space="0" w:color="auto"/>
            <w:left w:val="none" w:sz="0" w:space="0" w:color="auto"/>
            <w:bottom w:val="none" w:sz="0" w:space="0" w:color="auto"/>
            <w:right w:val="none" w:sz="0" w:space="0" w:color="auto"/>
          </w:divBdr>
        </w:div>
      </w:divsChild>
    </w:div>
    <w:div w:id="1638609077">
      <w:bodyDiv w:val="1"/>
      <w:marLeft w:val="0"/>
      <w:marRight w:val="0"/>
      <w:marTop w:val="0"/>
      <w:marBottom w:val="0"/>
      <w:divBdr>
        <w:top w:val="none" w:sz="0" w:space="0" w:color="auto"/>
        <w:left w:val="none" w:sz="0" w:space="0" w:color="auto"/>
        <w:bottom w:val="none" w:sz="0" w:space="0" w:color="auto"/>
        <w:right w:val="none" w:sz="0" w:space="0" w:color="auto"/>
      </w:divBdr>
      <w:divsChild>
        <w:div w:id="1760562876">
          <w:marLeft w:val="0"/>
          <w:marRight w:val="0"/>
          <w:marTop w:val="0"/>
          <w:marBottom w:val="0"/>
          <w:divBdr>
            <w:top w:val="none" w:sz="0" w:space="0" w:color="auto"/>
            <w:left w:val="none" w:sz="0" w:space="0" w:color="auto"/>
            <w:bottom w:val="none" w:sz="0" w:space="0" w:color="auto"/>
            <w:right w:val="none" w:sz="0" w:space="0" w:color="auto"/>
          </w:divBdr>
        </w:div>
        <w:div w:id="1434477000">
          <w:marLeft w:val="0"/>
          <w:marRight w:val="0"/>
          <w:marTop w:val="0"/>
          <w:marBottom w:val="0"/>
          <w:divBdr>
            <w:top w:val="none" w:sz="0" w:space="0" w:color="auto"/>
            <w:left w:val="none" w:sz="0" w:space="0" w:color="auto"/>
            <w:bottom w:val="none" w:sz="0" w:space="0" w:color="auto"/>
            <w:right w:val="none" w:sz="0" w:space="0" w:color="auto"/>
          </w:divBdr>
        </w:div>
        <w:div w:id="1291321382">
          <w:marLeft w:val="0"/>
          <w:marRight w:val="0"/>
          <w:marTop w:val="0"/>
          <w:marBottom w:val="0"/>
          <w:divBdr>
            <w:top w:val="none" w:sz="0" w:space="0" w:color="auto"/>
            <w:left w:val="none" w:sz="0" w:space="0" w:color="auto"/>
            <w:bottom w:val="none" w:sz="0" w:space="0" w:color="auto"/>
            <w:right w:val="none" w:sz="0" w:space="0" w:color="auto"/>
          </w:divBdr>
        </w:div>
        <w:div w:id="1286500716">
          <w:marLeft w:val="0"/>
          <w:marRight w:val="0"/>
          <w:marTop w:val="0"/>
          <w:marBottom w:val="0"/>
          <w:divBdr>
            <w:top w:val="none" w:sz="0" w:space="0" w:color="auto"/>
            <w:left w:val="none" w:sz="0" w:space="0" w:color="auto"/>
            <w:bottom w:val="none" w:sz="0" w:space="0" w:color="auto"/>
            <w:right w:val="none" w:sz="0" w:space="0" w:color="auto"/>
          </w:divBdr>
        </w:div>
      </w:divsChild>
    </w:div>
    <w:div w:id="1757970367">
      <w:bodyDiv w:val="1"/>
      <w:marLeft w:val="0"/>
      <w:marRight w:val="0"/>
      <w:marTop w:val="0"/>
      <w:marBottom w:val="0"/>
      <w:divBdr>
        <w:top w:val="none" w:sz="0" w:space="0" w:color="auto"/>
        <w:left w:val="none" w:sz="0" w:space="0" w:color="auto"/>
        <w:bottom w:val="none" w:sz="0" w:space="0" w:color="auto"/>
        <w:right w:val="none" w:sz="0" w:space="0" w:color="auto"/>
      </w:divBdr>
      <w:divsChild>
        <w:div w:id="27411348">
          <w:marLeft w:val="0"/>
          <w:marRight w:val="0"/>
          <w:marTop w:val="0"/>
          <w:marBottom w:val="0"/>
          <w:divBdr>
            <w:top w:val="none" w:sz="0" w:space="0" w:color="auto"/>
            <w:left w:val="none" w:sz="0" w:space="0" w:color="auto"/>
            <w:bottom w:val="none" w:sz="0" w:space="0" w:color="auto"/>
            <w:right w:val="none" w:sz="0" w:space="0" w:color="auto"/>
          </w:divBdr>
        </w:div>
        <w:div w:id="487790737">
          <w:marLeft w:val="0"/>
          <w:marRight w:val="0"/>
          <w:marTop w:val="0"/>
          <w:marBottom w:val="0"/>
          <w:divBdr>
            <w:top w:val="none" w:sz="0" w:space="0" w:color="auto"/>
            <w:left w:val="none" w:sz="0" w:space="0" w:color="auto"/>
            <w:bottom w:val="none" w:sz="0" w:space="0" w:color="auto"/>
            <w:right w:val="none" w:sz="0" w:space="0" w:color="auto"/>
          </w:divBdr>
        </w:div>
        <w:div w:id="30156170">
          <w:marLeft w:val="0"/>
          <w:marRight w:val="0"/>
          <w:marTop w:val="0"/>
          <w:marBottom w:val="0"/>
          <w:divBdr>
            <w:top w:val="none" w:sz="0" w:space="0" w:color="auto"/>
            <w:left w:val="none" w:sz="0" w:space="0" w:color="auto"/>
            <w:bottom w:val="none" w:sz="0" w:space="0" w:color="auto"/>
            <w:right w:val="none" w:sz="0" w:space="0" w:color="auto"/>
          </w:divBdr>
        </w:div>
        <w:div w:id="539051600">
          <w:marLeft w:val="0"/>
          <w:marRight w:val="0"/>
          <w:marTop w:val="0"/>
          <w:marBottom w:val="0"/>
          <w:divBdr>
            <w:top w:val="none" w:sz="0" w:space="0" w:color="auto"/>
            <w:left w:val="none" w:sz="0" w:space="0" w:color="auto"/>
            <w:bottom w:val="none" w:sz="0" w:space="0" w:color="auto"/>
            <w:right w:val="none" w:sz="0" w:space="0" w:color="auto"/>
          </w:divBdr>
        </w:div>
        <w:div w:id="395008376">
          <w:marLeft w:val="0"/>
          <w:marRight w:val="0"/>
          <w:marTop w:val="0"/>
          <w:marBottom w:val="0"/>
          <w:divBdr>
            <w:top w:val="none" w:sz="0" w:space="0" w:color="auto"/>
            <w:left w:val="none" w:sz="0" w:space="0" w:color="auto"/>
            <w:bottom w:val="none" w:sz="0" w:space="0" w:color="auto"/>
            <w:right w:val="none" w:sz="0" w:space="0" w:color="auto"/>
          </w:divBdr>
        </w:div>
      </w:divsChild>
    </w:div>
    <w:div w:id="1784420228">
      <w:bodyDiv w:val="1"/>
      <w:marLeft w:val="0"/>
      <w:marRight w:val="0"/>
      <w:marTop w:val="0"/>
      <w:marBottom w:val="0"/>
      <w:divBdr>
        <w:top w:val="none" w:sz="0" w:space="0" w:color="auto"/>
        <w:left w:val="none" w:sz="0" w:space="0" w:color="auto"/>
        <w:bottom w:val="none" w:sz="0" w:space="0" w:color="auto"/>
        <w:right w:val="none" w:sz="0" w:space="0" w:color="auto"/>
      </w:divBdr>
      <w:divsChild>
        <w:div w:id="1151097149">
          <w:marLeft w:val="0"/>
          <w:marRight w:val="0"/>
          <w:marTop w:val="0"/>
          <w:marBottom w:val="0"/>
          <w:divBdr>
            <w:top w:val="none" w:sz="0" w:space="0" w:color="auto"/>
            <w:left w:val="none" w:sz="0" w:space="0" w:color="auto"/>
            <w:bottom w:val="none" w:sz="0" w:space="0" w:color="auto"/>
            <w:right w:val="none" w:sz="0" w:space="0" w:color="auto"/>
          </w:divBdr>
        </w:div>
        <w:div w:id="328366996">
          <w:marLeft w:val="0"/>
          <w:marRight w:val="0"/>
          <w:marTop w:val="0"/>
          <w:marBottom w:val="0"/>
          <w:divBdr>
            <w:top w:val="none" w:sz="0" w:space="0" w:color="auto"/>
            <w:left w:val="none" w:sz="0" w:space="0" w:color="auto"/>
            <w:bottom w:val="none" w:sz="0" w:space="0" w:color="auto"/>
            <w:right w:val="none" w:sz="0" w:space="0" w:color="auto"/>
          </w:divBdr>
        </w:div>
        <w:div w:id="232282162">
          <w:marLeft w:val="0"/>
          <w:marRight w:val="0"/>
          <w:marTop w:val="0"/>
          <w:marBottom w:val="0"/>
          <w:divBdr>
            <w:top w:val="none" w:sz="0" w:space="0" w:color="auto"/>
            <w:left w:val="none" w:sz="0" w:space="0" w:color="auto"/>
            <w:bottom w:val="none" w:sz="0" w:space="0" w:color="auto"/>
            <w:right w:val="none" w:sz="0" w:space="0" w:color="auto"/>
          </w:divBdr>
        </w:div>
        <w:div w:id="147527118">
          <w:marLeft w:val="0"/>
          <w:marRight w:val="0"/>
          <w:marTop w:val="0"/>
          <w:marBottom w:val="0"/>
          <w:divBdr>
            <w:top w:val="none" w:sz="0" w:space="0" w:color="auto"/>
            <w:left w:val="none" w:sz="0" w:space="0" w:color="auto"/>
            <w:bottom w:val="none" w:sz="0" w:space="0" w:color="auto"/>
            <w:right w:val="none" w:sz="0" w:space="0" w:color="auto"/>
          </w:divBdr>
        </w:div>
        <w:div w:id="437411991">
          <w:marLeft w:val="0"/>
          <w:marRight w:val="0"/>
          <w:marTop w:val="0"/>
          <w:marBottom w:val="0"/>
          <w:divBdr>
            <w:top w:val="none" w:sz="0" w:space="0" w:color="auto"/>
            <w:left w:val="none" w:sz="0" w:space="0" w:color="auto"/>
            <w:bottom w:val="none" w:sz="0" w:space="0" w:color="auto"/>
            <w:right w:val="none" w:sz="0" w:space="0" w:color="auto"/>
          </w:divBdr>
        </w:div>
        <w:div w:id="781001917">
          <w:marLeft w:val="0"/>
          <w:marRight w:val="0"/>
          <w:marTop w:val="0"/>
          <w:marBottom w:val="0"/>
          <w:divBdr>
            <w:top w:val="none" w:sz="0" w:space="0" w:color="auto"/>
            <w:left w:val="none" w:sz="0" w:space="0" w:color="auto"/>
            <w:bottom w:val="none" w:sz="0" w:space="0" w:color="auto"/>
            <w:right w:val="none" w:sz="0" w:space="0" w:color="auto"/>
          </w:divBdr>
        </w:div>
        <w:div w:id="1881211123">
          <w:marLeft w:val="0"/>
          <w:marRight w:val="0"/>
          <w:marTop w:val="0"/>
          <w:marBottom w:val="0"/>
          <w:divBdr>
            <w:top w:val="none" w:sz="0" w:space="0" w:color="auto"/>
            <w:left w:val="none" w:sz="0" w:space="0" w:color="auto"/>
            <w:bottom w:val="none" w:sz="0" w:space="0" w:color="auto"/>
            <w:right w:val="none" w:sz="0" w:space="0" w:color="auto"/>
          </w:divBdr>
        </w:div>
        <w:div w:id="1842623050">
          <w:marLeft w:val="0"/>
          <w:marRight w:val="0"/>
          <w:marTop w:val="0"/>
          <w:marBottom w:val="0"/>
          <w:divBdr>
            <w:top w:val="none" w:sz="0" w:space="0" w:color="auto"/>
            <w:left w:val="none" w:sz="0" w:space="0" w:color="auto"/>
            <w:bottom w:val="none" w:sz="0" w:space="0" w:color="auto"/>
            <w:right w:val="none" w:sz="0" w:space="0" w:color="auto"/>
          </w:divBdr>
        </w:div>
      </w:divsChild>
    </w:div>
    <w:div w:id="1949699954">
      <w:bodyDiv w:val="1"/>
      <w:marLeft w:val="0"/>
      <w:marRight w:val="0"/>
      <w:marTop w:val="0"/>
      <w:marBottom w:val="0"/>
      <w:divBdr>
        <w:top w:val="none" w:sz="0" w:space="0" w:color="auto"/>
        <w:left w:val="none" w:sz="0" w:space="0" w:color="auto"/>
        <w:bottom w:val="none" w:sz="0" w:space="0" w:color="auto"/>
        <w:right w:val="none" w:sz="0" w:space="0" w:color="auto"/>
      </w:divBdr>
    </w:div>
    <w:div w:id="2117942795">
      <w:bodyDiv w:val="1"/>
      <w:marLeft w:val="0"/>
      <w:marRight w:val="0"/>
      <w:marTop w:val="0"/>
      <w:marBottom w:val="0"/>
      <w:divBdr>
        <w:top w:val="none" w:sz="0" w:space="0" w:color="auto"/>
        <w:left w:val="none" w:sz="0" w:space="0" w:color="auto"/>
        <w:bottom w:val="none" w:sz="0" w:space="0" w:color="auto"/>
        <w:right w:val="none" w:sz="0" w:space="0" w:color="auto"/>
      </w:divBdr>
      <w:divsChild>
        <w:div w:id="1757750400">
          <w:marLeft w:val="0"/>
          <w:marRight w:val="0"/>
          <w:marTop w:val="0"/>
          <w:marBottom w:val="0"/>
          <w:divBdr>
            <w:top w:val="none" w:sz="0" w:space="0" w:color="auto"/>
            <w:left w:val="none" w:sz="0" w:space="0" w:color="auto"/>
            <w:bottom w:val="none" w:sz="0" w:space="0" w:color="auto"/>
            <w:right w:val="none" w:sz="0" w:space="0" w:color="auto"/>
          </w:divBdr>
        </w:div>
        <w:div w:id="1393190344">
          <w:marLeft w:val="0"/>
          <w:marRight w:val="0"/>
          <w:marTop w:val="0"/>
          <w:marBottom w:val="0"/>
          <w:divBdr>
            <w:top w:val="none" w:sz="0" w:space="0" w:color="auto"/>
            <w:left w:val="none" w:sz="0" w:space="0" w:color="auto"/>
            <w:bottom w:val="none" w:sz="0" w:space="0" w:color="auto"/>
            <w:right w:val="none" w:sz="0" w:space="0" w:color="auto"/>
          </w:divBdr>
        </w:div>
        <w:div w:id="1289043268">
          <w:marLeft w:val="0"/>
          <w:marRight w:val="0"/>
          <w:marTop w:val="0"/>
          <w:marBottom w:val="0"/>
          <w:divBdr>
            <w:top w:val="none" w:sz="0" w:space="0" w:color="auto"/>
            <w:left w:val="none" w:sz="0" w:space="0" w:color="auto"/>
            <w:bottom w:val="none" w:sz="0" w:space="0" w:color="auto"/>
            <w:right w:val="none" w:sz="0" w:space="0" w:color="auto"/>
          </w:divBdr>
        </w:div>
        <w:div w:id="1852720138">
          <w:marLeft w:val="0"/>
          <w:marRight w:val="0"/>
          <w:marTop w:val="0"/>
          <w:marBottom w:val="0"/>
          <w:divBdr>
            <w:top w:val="none" w:sz="0" w:space="0" w:color="auto"/>
            <w:left w:val="none" w:sz="0" w:space="0" w:color="auto"/>
            <w:bottom w:val="none" w:sz="0" w:space="0" w:color="auto"/>
            <w:right w:val="none" w:sz="0" w:space="0" w:color="auto"/>
          </w:divBdr>
        </w:div>
        <w:div w:id="130441525">
          <w:marLeft w:val="0"/>
          <w:marRight w:val="0"/>
          <w:marTop w:val="0"/>
          <w:marBottom w:val="0"/>
          <w:divBdr>
            <w:top w:val="none" w:sz="0" w:space="0" w:color="auto"/>
            <w:left w:val="none" w:sz="0" w:space="0" w:color="auto"/>
            <w:bottom w:val="none" w:sz="0" w:space="0" w:color="auto"/>
            <w:right w:val="none" w:sz="0" w:space="0" w:color="auto"/>
          </w:divBdr>
        </w:div>
        <w:div w:id="1429161565">
          <w:marLeft w:val="0"/>
          <w:marRight w:val="0"/>
          <w:marTop w:val="0"/>
          <w:marBottom w:val="0"/>
          <w:divBdr>
            <w:top w:val="none" w:sz="0" w:space="0" w:color="auto"/>
            <w:left w:val="none" w:sz="0" w:space="0" w:color="auto"/>
            <w:bottom w:val="none" w:sz="0" w:space="0" w:color="auto"/>
            <w:right w:val="none" w:sz="0" w:space="0" w:color="auto"/>
          </w:divBdr>
        </w:div>
      </w:divsChild>
    </w:div>
    <w:div w:id="2141266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microsoft.com/office/2011/relationships/people" Target="people.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D488E-BB02-4182-9352-3215D5EBB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1699</TotalTime>
  <Pages>22</Pages>
  <Words>1846</Words>
  <Characters>10525</Characters>
  <Application>Microsoft Office Word</Application>
  <DocSecurity>0</DocSecurity>
  <Lines>87</Lines>
  <Paragraphs>24</Paragraphs>
  <ScaleCrop>false</ScaleCrop>
  <Company/>
  <LinksUpToDate>false</LinksUpToDate>
  <CharactersWithSpaces>12347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yetuo-叶托</dc:creator>
  <cp:keywords/>
  <dc:description/>
  <cp:lastModifiedBy>MIDEA</cp:lastModifiedBy>
  <cp:revision>71</cp:revision>
  <dcterms:created xsi:type="dcterms:W3CDTF">2026-01-17T09:24:00Z</dcterms:created>
  <dcterms:modified xsi:type="dcterms:W3CDTF">2026-03-19T07:07:00Z</dcterms:modified>
</cp:coreProperties>
</file>